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8B0D0A">
      <w:pPr>
        <w:spacing w:line="36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8B0D0A">
      <w:pPr>
        <w:spacing w:line="360" w:lineRule="auto"/>
        <w:jc w:val="both"/>
      </w:pPr>
    </w:p>
    <w:p w14:paraId="16513CF4" w14:textId="77777777" w:rsidR="002320D6" w:rsidRDefault="0094247D" w:rsidP="008B0D0A">
      <w:pPr>
        <w:spacing w:line="36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8B0D0A">
      <w:pPr>
        <w:spacing w:line="360" w:lineRule="auto"/>
        <w:jc w:val="both"/>
      </w:pPr>
    </w:p>
    <w:p w14:paraId="0F6DDD36" w14:textId="0BF13F5D" w:rsidR="002320D6" w:rsidRDefault="0094247D" w:rsidP="008B0D0A">
      <w:pPr>
        <w:spacing w:line="360" w:lineRule="auto"/>
        <w:jc w:val="both"/>
        <w:rPr>
          <w:b/>
        </w:rPr>
      </w:pPr>
      <w:r>
        <w:rPr>
          <w:b/>
        </w:rPr>
        <w:t>Author Affiliations:</w:t>
      </w:r>
    </w:p>
    <w:p w14:paraId="04CC1B97" w14:textId="77777777" w:rsidR="002320D6" w:rsidRDefault="002320D6" w:rsidP="008B0D0A">
      <w:pPr>
        <w:spacing w:line="360" w:lineRule="auto"/>
        <w:jc w:val="both"/>
      </w:pPr>
    </w:p>
    <w:p w14:paraId="254B2176" w14:textId="77777777" w:rsidR="002320D6" w:rsidRDefault="0094247D" w:rsidP="008B0D0A">
      <w:pPr>
        <w:spacing w:line="360" w:lineRule="auto"/>
        <w:jc w:val="both"/>
      </w:pPr>
      <w:r>
        <w:t>(1) Institute of Ecology and Evolution, Department of Biology, University of Oregon. 473 Onyx Bridge, 5289 University of Oregon, Eugene, OR 97403-5289, USA.</w:t>
      </w:r>
    </w:p>
    <w:p w14:paraId="4E4F68C9" w14:textId="77777777" w:rsidR="002320D6" w:rsidRDefault="0094247D" w:rsidP="008B0D0A">
      <w:pPr>
        <w:spacing w:line="360" w:lineRule="auto"/>
        <w:jc w:val="both"/>
      </w:pPr>
      <w:r>
        <w:t>(2) Louisiana Universities Marine Consortium, 8124 Highway 56, Chauvin, LA 70344, USA.</w:t>
      </w:r>
    </w:p>
    <w:p w14:paraId="5773B458" w14:textId="77777777" w:rsidR="002320D6" w:rsidRDefault="0094247D" w:rsidP="008B0D0A">
      <w:pPr>
        <w:spacing w:line="360" w:lineRule="auto"/>
        <w:jc w:val="both"/>
      </w:pPr>
      <w:r>
        <w:t>(3) Department of Integrative Biology, University of South Florida, 4202 East Fowler Avenue, Tampa, FL 33620, USA.</w:t>
      </w:r>
    </w:p>
    <w:p w14:paraId="0CDA7F32" w14:textId="77777777" w:rsidR="002320D6" w:rsidRDefault="0094247D" w:rsidP="008B0D0A">
      <w:pPr>
        <w:spacing w:line="360" w:lineRule="auto"/>
        <w:jc w:val="both"/>
      </w:pPr>
      <w:r>
        <w:t>(4) Marine Biology and Environmental Science, Roger Williams University, Bristol, RI 02809, USA.</w:t>
      </w:r>
    </w:p>
    <w:p w14:paraId="354E51DE" w14:textId="77777777" w:rsidR="002320D6" w:rsidRDefault="0094247D" w:rsidP="008B0D0A">
      <w:pPr>
        <w:spacing w:line="360" w:lineRule="auto"/>
        <w:jc w:val="both"/>
      </w:pPr>
      <w:r>
        <w:t>(5) Whitman Center, Marine Biological Laboratory, Woods Hole, MA 02543, USA.</w:t>
      </w:r>
    </w:p>
    <w:p w14:paraId="18A78E0A" w14:textId="77777777" w:rsidR="002320D6" w:rsidRDefault="0094247D" w:rsidP="008B0D0A">
      <w:pPr>
        <w:spacing w:line="360" w:lineRule="auto"/>
        <w:jc w:val="both"/>
      </w:pPr>
      <w:r>
        <w:t>(6) Biology Department, Providence College, Providence, RI 02918, USA.</w:t>
      </w:r>
    </w:p>
    <w:p w14:paraId="6F00C7AF" w14:textId="77777777" w:rsidR="002320D6" w:rsidRDefault="002320D6" w:rsidP="008B0D0A">
      <w:pPr>
        <w:spacing w:line="360" w:lineRule="auto"/>
        <w:jc w:val="both"/>
      </w:pPr>
    </w:p>
    <w:p w14:paraId="0BF96B4E" w14:textId="77777777" w:rsidR="002320D6" w:rsidRDefault="0094247D" w:rsidP="008B0D0A">
      <w:pPr>
        <w:spacing w:line="360" w:lineRule="auto"/>
        <w:jc w:val="both"/>
      </w:pPr>
      <w:r>
        <w:rPr>
          <w:b/>
        </w:rPr>
        <w:t>Running title:</w:t>
      </w:r>
      <w:r>
        <w:t xml:space="preserve"> Architecture Modulates Salp Swimming</w:t>
      </w:r>
    </w:p>
    <w:p w14:paraId="7A964402" w14:textId="77777777" w:rsidR="002320D6" w:rsidRDefault="002320D6" w:rsidP="008B0D0A">
      <w:pPr>
        <w:spacing w:line="360" w:lineRule="auto"/>
        <w:jc w:val="both"/>
      </w:pPr>
    </w:p>
    <w:p w14:paraId="71BBF52A" w14:textId="77777777" w:rsidR="002320D6" w:rsidRDefault="0094247D" w:rsidP="008B0D0A">
      <w:pPr>
        <w:spacing w:line="360" w:lineRule="auto"/>
        <w:jc w:val="both"/>
        <w:rPr>
          <w:b/>
        </w:rPr>
      </w:pPr>
      <w:r>
        <w:rPr>
          <w:b/>
        </w:rPr>
        <w:t>Summary Statement (30 words)</w:t>
      </w:r>
    </w:p>
    <w:p w14:paraId="52B93070" w14:textId="77777777" w:rsidR="002320D6" w:rsidRDefault="002320D6" w:rsidP="008B0D0A">
      <w:pPr>
        <w:spacing w:line="360" w:lineRule="auto"/>
        <w:jc w:val="both"/>
      </w:pPr>
    </w:p>
    <w:p w14:paraId="6570E13B" w14:textId="7BFDD67B" w:rsidR="002320D6" w:rsidRDefault="0094247D" w:rsidP="005E42F4">
      <w:pPr>
        <w:spacing w:line="360" w:lineRule="auto"/>
        <w:jc w:val="both"/>
      </w:pPr>
      <w:r>
        <w:t>Linear arrangements in multi-</w:t>
      </w:r>
      <w:proofErr w:type="gramStart"/>
      <w:r>
        <w:t>jet propelled</w:t>
      </w:r>
      <w:proofErr w:type="gramEnd"/>
      <w:r>
        <w:t xml:space="preserve"> marine colonial invertebrates </w:t>
      </w:r>
      <w:r w:rsidRPr="003361EA">
        <w:t>are faster than less streamlined architectures</w:t>
      </w:r>
      <w:r w:rsidR="003361EA">
        <w:t xml:space="preserve"> without incurring in higher costs of transport</w:t>
      </w:r>
      <w:r>
        <w:t xml:space="preserve">, offering insights for bioinspired underwater vehicle design. </w:t>
      </w:r>
    </w:p>
    <w:p w14:paraId="41ED0B63" w14:textId="064E051B" w:rsidR="005E42F4" w:rsidRDefault="005E42F4" w:rsidP="005E42F4">
      <w:pPr>
        <w:spacing w:line="360" w:lineRule="auto"/>
        <w:jc w:val="both"/>
      </w:pPr>
    </w:p>
    <w:p w14:paraId="7A269573" w14:textId="6E27AE99" w:rsidR="005E42F4" w:rsidRDefault="005E42F4" w:rsidP="005E42F4">
      <w:pPr>
        <w:spacing w:line="360" w:lineRule="auto"/>
        <w:jc w:val="both"/>
      </w:pPr>
    </w:p>
    <w:p w14:paraId="03622729" w14:textId="38D9929A" w:rsidR="005E42F4" w:rsidRDefault="005E42F4" w:rsidP="005E42F4">
      <w:pPr>
        <w:spacing w:line="360" w:lineRule="auto"/>
        <w:jc w:val="both"/>
      </w:pPr>
    </w:p>
    <w:p w14:paraId="0DD9F889" w14:textId="12A6DE44" w:rsidR="005E42F4" w:rsidRDefault="005E42F4" w:rsidP="005E42F4">
      <w:pPr>
        <w:spacing w:line="360" w:lineRule="auto"/>
        <w:jc w:val="both"/>
      </w:pPr>
    </w:p>
    <w:p w14:paraId="26A99160" w14:textId="0A15A7F3" w:rsidR="005E42F4" w:rsidRDefault="005E42F4" w:rsidP="005E42F4">
      <w:pPr>
        <w:spacing w:line="360" w:lineRule="auto"/>
        <w:jc w:val="both"/>
      </w:pPr>
    </w:p>
    <w:p w14:paraId="7BD8CAD9" w14:textId="087BD0A9" w:rsidR="005E42F4" w:rsidRDefault="005E42F4" w:rsidP="005E42F4">
      <w:pPr>
        <w:spacing w:line="360" w:lineRule="auto"/>
        <w:jc w:val="both"/>
      </w:pPr>
    </w:p>
    <w:p w14:paraId="11009872" w14:textId="3C576DF5" w:rsidR="005E42F4" w:rsidRDefault="005E42F4" w:rsidP="005E42F4">
      <w:pPr>
        <w:spacing w:line="360" w:lineRule="auto"/>
        <w:jc w:val="both"/>
      </w:pPr>
    </w:p>
    <w:p w14:paraId="01221278" w14:textId="77777777" w:rsidR="005E42F4" w:rsidRDefault="005E42F4" w:rsidP="008B0D0A">
      <w:pPr>
        <w:spacing w:line="360" w:lineRule="auto"/>
        <w:jc w:val="both"/>
      </w:pPr>
    </w:p>
    <w:p w14:paraId="367D7E9C" w14:textId="1B6E5721" w:rsidR="002320D6" w:rsidRDefault="0094247D" w:rsidP="008B0D0A">
      <w:pPr>
        <w:spacing w:line="360" w:lineRule="auto"/>
        <w:jc w:val="both"/>
      </w:pPr>
      <w:r>
        <w:rPr>
          <w:b/>
        </w:rPr>
        <w:lastRenderedPageBreak/>
        <w:t>Abstract</w:t>
      </w:r>
    </w:p>
    <w:p w14:paraId="076EE8EA" w14:textId="77777777" w:rsidR="002320D6" w:rsidRDefault="002320D6" w:rsidP="008B0D0A">
      <w:pPr>
        <w:spacing w:line="360" w:lineRule="auto"/>
        <w:jc w:val="both"/>
      </w:pPr>
    </w:p>
    <w:p w14:paraId="44E9FC00" w14:textId="49FF4259" w:rsidR="002320D6" w:rsidRDefault="0094247D" w:rsidP="008B0D0A">
      <w:pPr>
        <w:spacing w:line="36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t xml:space="preserve">These distinct colonial architectures vary in how frontal area scales with the number of zooids in the colony. Based on findings from other jet-propelled systems, we hypothesize that differences in frontal area drive differences in swimming speed and that increased swimming speed leads to higher cost of transport in salps. </w:t>
      </w:r>
      <w:r>
        <w:t xml:space="preserve">We (1) compare swimming speed across salp species and architectures, (2) evaluate how swimming speed scales with the number of zooids </w:t>
      </w:r>
      <w:r w:rsidR="003655AA">
        <w:t xml:space="preserve">across </w:t>
      </w:r>
      <w:r>
        <w:t>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due to their differential advantage in frontal </w:t>
      </w:r>
      <w:r w:rsidR="003361EA" w:rsidRPr="008B0D0A">
        <w:t>area</w:t>
      </w:r>
      <w:r w:rsidR="003361EA" w:rsidRPr="003361EA">
        <w:t xml:space="preserve"> </w:t>
      </w:r>
      <w:r w:rsidRPr="003361EA">
        <w:t>scaling with an increasing number of zooids.</w:t>
      </w:r>
      <w:r w:rsidR="003361EA">
        <w:t xml:space="preserve"> </w:t>
      </w:r>
      <w:r w:rsidR="003655AA">
        <w:t>W</w:t>
      </w:r>
      <w:r w:rsidR="003361EA">
        <w:t xml:space="preserve">e </w:t>
      </w:r>
      <w:r w:rsidR="003655AA">
        <w:t>also found</w:t>
      </w:r>
      <w:r w:rsidR="003361EA">
        <w:t xml:space="preserve"> that higher swimming speeds predict lower costs of transport</w:t>
      </w:r>
      <w:r w:rsidR="004E7459">
        <w:t xml:space="preserve"> in salps</w:t>
      </w:r>
      <w:r w:rsidR="003361EA">
        <w:t>.</w:t>
      </w:r>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8B0D0A">
      <w:pPr>
        <w:spacing w:line="360" w:lineRule="auto"/>
        <w:jc w:val="both"/>
      </w:pPr>
    </w:p>
    <w:p w14:paraId="34D0E64A" w14:textId="77777777" w:rsidR="002320D6" w:rsidRDefault="0094247D" w:rsidP="008B0D0A">
      <w:pPr>
        <w:spacing w:line="360" w:lineRule="auto"/>
        <w:jc w:val="both"/>
      </w:pPr>
      <w:r>
        <w:rPr>
          <w:b/>
        </w:rPr>
        <w:t>Keywords:</w:t>
      </w:r>
      <w:r>
        <w:t xml:space="preserve"> salps, colonial architecture, multi-jet propulsion, swimming, cost of transport</w:t>
      </w:r>
    </w:p>
    <w:p w14:paraId="7CEBB62E" w14:textId="77777777" w:rsidR="003655AA" w:rsidRDefault="003655AA" w:rsidP="008B0D0A">
      <w:pPr>
        <w:spacing w:line="360" w:lineRule="auto"/>
        <w:jc w:val="both"/>
        <w:rPr>
          <w:b/>
        </w:rPr>
      </w:pPr>
    </w:p>
    <w:p w14:paraId="5CDF02CC" w14:textId="77777777" w:rsidR="003655AA" w:rsidRDefault="003655AA" w:rsidP="008B0D0A">
      <w:pPr>
        <w:spacing w:line="360" w:lineRule="auto"/>
        <w:jc w:val="both"/>
        <w:rPr>
          <w:b/>
        </w:rPr>
      </w:pPr>
    </w:p>
    <w:p w14:paraId="4B9B1462" w14:textId="2C8747EC" w:rsidR="002320D6" w:rsidRPr="001F3A05" w:rsidRDefault="0094247D" w:rsidP="008B0D0A">
      <w:pPr>
        <w:spacing w:line="360" w:lineRule="auto"/>
        <w:jc w:val="both"/>
        <w:rPr>
          <w:b/>
        </w:rPr>
      </w:pPr>
      <w:r>
        <w:rPr>
          <w:b/>
        </w:rPr>
        <w:t>Introduction</w:t>
      </w:r>
    </w:p>
    <w:p w14:paraId="1769DE61" w14:textId="15E8A8F4" w:rsidR="002320D6" w:rsidRDefault="0094247D" w:rsidP="008B0D0A">
      <w:pPr>
        <w:spacing w:line="36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r w:rsidR="00B00D4E">
        <w:t>physio</w:t>
      </w:r>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w:t>
      </w:r>
      <w:r>
        <w:lastRenderedPageBreak/>
        <w:t>the drag that results from periodical acceleration and deceleration via asynchronous swimming (Sutherland &amp; Weihs 2017).</w:t>
      </w:r>
    </w:p>
    <w:p w14:paraId="5384DC7E" w14:textId="77777777" w:rsidR="002320D6" w:rsidRDefault="0094247D" w:rsidP="008B0D0A">
      <w:pPr>
        <w:spacing w:line="36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zooids and their thrusting jets to the axes of colony elongation and locomotion hypothesized to have an impact on their swimming performance (Madin 1990, Damian-Serrano et al. 2023).</w:t>
      </w:r>
    </w:p>
    <w:p w14:paraId="01AF7A0F" w14:textId="1038ACC0" w:rsidR="0094247D" w:rsidRDefault="0094247D" w:rsidP="008B0D0A">
      <w:pPr>
        <w:spacing w:line="360" w:lineRule="auto"/>
        <w:ind w:firstLine="720"/>
        <w:jc w:val="both"/>
      </w:pPr>
      <w:r>
        <w:t xml:space="preserve">Linear salp chains have been hypothesized to be more efficient swimmers due to the reduction of drag associated with a more streamlined form (Bone &amp; Trueman 1983). We expect frontal </w:t>
      </w:r>
      <w:r w:rsidR="005A7D5B">
        <w:t xml:space="preserve">(pressure and form) </w:t>
      </w:r>
      <w:r>
        <w:t>drag scaling to be</w:t>
      </w:r>
      <w:r w:rsidR="005A7D5B">
        <w:t xml:space="preserve"> one of the</w:t>
      </w:r>
      <w:r>
        <w:t xml:space="preserve"> relevant</w:t>
      </w:r>
      <w:r w:rsidR="005A7D5B">
        <w:t xml:space="preserve"> factors</w:t>
      </w:r>
      <w:r>
        <w:t xml:space="preserve"> to the hydrodynamics of swimming salp colonies given that their intermediate Reynolds numbers are estimated to be between ~100 (Sutherland &amp; Madin 2010) for solitary salps and ~5000 for linear chains (Sutherland &amp; Weihs 2017). In animals swimming at high Reynolds numbers, such as colonial salps, the</w:t>
      </w:r>
      <w:r w:rsidR="005A7D5B">
        <w:t xml:space="preserve"> pressure</w:t>
      </w:r>
      <w:r>
        <w:t xml:space="preserve"> drag experienced during swimming </w:t>
      </w:r>
      <w:r w:rsidR="005A7D5B">
        <w:t xml:space="preserve">is expected to </w:t>
      </w:r>
      <w:r>
        <w:t>largely</w:t>
      </w:r>
      <w:r w:rsidR="005A7D5B">
        <w:t xml:space="preserve"> depend</w:t>
      </w:r>
      <w:r>
        <w:t xml:space="preserve"> on the frontal (motion-orthogonal) projected area (Alexander 1968, Vogel 1981). </w:t>
      </w:r>
      <w:r w:rsidR="004E7459">
        <w:t>In a multi-jet system, h</w:t>
      </w:r>
      <w:r>
        <w:t>aving a larger number of propellers is expected to improve the hydrodynamic and inertial benefits granted by asynchronous multijet propulsion, in addition to providing additional thrust to the colony (Madin 1990, Sutherland &amp; Weihs 2017). The effect of varying numbers of propeller zooids on swimming speed has never been investigated in salps, nor how this relationship may vary across their diverse colonial architectures. While relative</w:t>
      </w:r>
      <w:r w:rsidR="005A7D5B">
        <w:t xml:space="preserve"> (per propeller unit)</w:t>
      </w:r>
      <w:r>
        <w:t xml:space="preserve"> frontal </w:t>
      </w:r>
      <w:r w:rsidR="005A7D5B">
        <w:t xml:space="preserve">area </w:t>
      </w:r>
      <w:r>
        <w:t xml:space="preserve">is greatly reduced in linear chains when compared to the sum of each separate blastozooid (Mackie 1986, Sutherland &amp; Weihs 2017), we hypothesize that this advantage will be lower in species with non-linear colonial architectures, and thus we predict finding differences in swimming speed between colonial architectures. Salp colonial architectures differ in how the number of zooids in the colony </w:t>
      </w:r>
      <w:r>
        <w:lastRenderedPageBreak/>
        <w:t xml:space="preserve">scales with their frontal area relative to motion (Madin 1990). Some architectures (linear, bipinnate, and helical) have a constant frontal area, regardless of zooid number. We expect these architectures to benefit from increased thrust delivered by larger numbers of zooids while maintaining a constant frontal </w:t>
      </w:r>
      <w:r w:rsidR="00260C1F">
        <w:t>area</w:t>
      </w:r>
      <w:r>
        <w:t>. However, the rest of the architectures (oblique, transversal, whorl, and cluster) have an increasing</w:t>
      </w:r>
      <w:r w:rsidR="0092441F">
        <w:t xml:space="preserve"> (directly proportional)</w:t>
      </w:r>
      <w:r>
        <w:t xml:space="preserve"> frontal area as the number of zooids increases (Fig. 1). Therefore, we expect the latter architectures to not only obtain more thrust, but to also experience more frontal </w:t>
      </w:r>
      <w:r w:rsidR="00260C1F">
        <w:t xml:space="preserve">water resistance </w:t>
      </w:r>
      <w:r>
        <w:t>as a result of bearing a greater number of propeller zooids. As a result, we also predict that swimming speed will be greater in colonies that bear a larger number of zooids, but only</w:t>
      </w:r>
      <w:r w:rsidR="0092441F">
        <w:t xml:space="preserve"> (or more so)</w:t>
      </w:r>
      <w:r>
        <w:t xml:space="preserve"> for species with architectures that have a constant frontal area. </w:t>
      </w:r>
    </w:p>
    <w:p w14:paraId="7D4054A1" w14:textId="77777777" w:rsidR="002320D6" w:rsidRDefault="002320D6" w:rsidP="008B0D0A">
      <w:pPr>
        <w:spacing w:line="360" w:lineRule="auto"/>
        <w:ind w:firstLine="720"/>
        <w:jc w:val="both"/>
      </w:pPr>
    </w:p>
    <w:p w14:paraId="27FBA059" w14:textId="77777777" w:rsidR="002320D6" w:rsidRDefault="0094247D" w:rsidP="008B0D0A">
      <w:pPr>
        <w:spacing w:line="36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5C1D6B0F" w14:textId="6947EB7C" w:rsidR="002320D6" w:rsidRDefault="0094247D" w:rsidP="005E42F4">
      <w:pPr>
        <w:spacing w:line="360" w:lineRule="auto"/>
        <w:jc w:val="both"/>
      </w:pPr>
      <w:r>
        <w:t>Figure 1. Salp colonial architectures with representative species photos (</w:t>
      </w:r>
      <w:r>
        <w:rPr>
          <w:i/>
        </w:rPr>
        <w:t>Pegea</w:t>
      </w:r>
      <w:r>
        <w:t xml:space="preserve"> sp. </w:t>
      </w:r>
      <w:r w:rsidR="004F1118">
        <w:t xml:space="preserve">for </w:t>
      </w:r>
      <w:r>
        <w:t xml:space="preserve">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t xml:space="preserve"> F</w:t>
      </w:r>
      <w:r w:rsidR="001344A7" w:rsidRPr="008B0D0A">
        <w:t>ull black circles</w:t>
      </w:r>
      <w:r w:rsidR="001344A7">
        <w:t xml:space="preserve"> in the diagrams</w:t>
      </w:r>
      <w:r w:rsidR="001344A7" w:rsidRPr="008B0D0A">
        <w:t xml:space="preserve"> </w:t>
      </w:r>
      <w:r w:rsidR="001344A7">
        <w:t>represent</w:t>
      </w:r>
      <w:r w:rsidR="001344A7" w:rsidRPr="008B0D0A">
        <w:t xml:space="preserve"> </w:t>
      </w:r>
      <w:proofErr w:type="spellStart"/>
      <w:r w:rsidR="001344A7" w:rsidRPr="008B0D0A">
        <w:t>viscerae</w:t>
      </w:r>
      <w:proofErr w:type="spellEnd"/>
      <w:r w:rsidR="001344A7" w:rsidRPr="008B0D0A">
        <w:t xml:space="preserve"> </w:t>
      </w:r>
      <w:r w:rsidR="001344A7">
        <w:t>while</w:t>
      </w:r>
      <w:r w:rsidR="001344A7" w:rsidRPr="008B0D0A">
        <w:t xml:space="preserve"> the open circle </w:t>
      </w:r>
      <w:r w:rsidR="001344A7">
        <w:t>represent</w:t>
      </w:r>
      <w:r w:rsidR="001344A7" w:rsidRPr="008B0D0A">
        <w:t xml:space="preserve"> siphons.</w:t>
      </w:r>
      <w:r w:rsidR="0092441F">
        <w:t xml:space="preserve"> </w:t>
      </w:r>
      <w:r w:rsidR="00444C37">
        <w:t xml:space="preserve">Black </w:t>
      </w:r>
      <w:r w:rsidR="00D907F5">
        <w:t xml:space="preserve">straight </w:t>
      </w:r>
      <w:r w:rsidR="00444C37">
        <w:t>lines</w:t>
      </w:r>
      <w:r w:rsidR="00D907F5">
        <w:t xml:space="preserve"> inside the zooids</w:t>
      </w:r>
      <w:r w:rsidR="00444C37">
        <w:t xml:space="preserve"> indicate gill bars while gray </w:t>
      </w:r>
      <w:r w:rsidR="00D907F5">
        <w:t xml:space="preserve">straight </w:t>
      </w:r>
      <w:r w:rsidR="00444C37">
        <w:t>lines represent endostyles.</w:t>
      </w:r>
    </w:p>
    <w:p w14:paraId="305010E6" w14:textId="77777777" w:rsidR="0094247D" w:rsidRDefault="0094247D" w:rsidP="008B0D0A">
      <w:pPr>
        <w:spacing w:line="360" w:lineRule="auto"/>
        <w:jc w:val="both"/>
      </w:pPr>
    </w:p>
    <w:p w14:paraId="0D847F02" w14:textId="72D79160" w:rsidR="002320D6" w:rsidRDefault="0094247D" w:rsidP="005E42F4">
      <w:pPr>
        <w:spacing w:line="360" w:lineRule="auto"/>
        <w:ind w:firstLine="720"/>
        <w:jc w:val="both"/>
      </w:pPr>
      <w:r>
        <w:t xml:space="preserve">The degree of linearity in a colony can be expressed as the degree of parallelism between the zooids and the elongation axis of the </w:t>
      </w:r>
      <w:r w:rsidR="00191234">
        <w:t>colony (</w:t>
      </w:r>
      <w:r w:rsidR="00444C37">
        <w:t xml:space="preserve">Fig. </w:t>
      </w:r>
      <w:r>
        <w:t>2</w:t>
      </w:r>
      <w:r w:rsidR="00191234">
        <w:t>)</w:t>
      </w:r>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lastRenderedPageBreak/>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we further </w:t>
      </w:r>
      <w:r w:rsidR="00015CE8">
        <w:t xml:space="preserve">predict </w:t>
      </w:r>
      <w:r>
        <w:t>that swimming speed is faster in species with lower dorsoventral zooid rotation angle.</w:t>
      </w:r>
    </w:p>
    <w:p w14:paraId="29AE7F6F" w14:textId="77777777" w:rsidR="0094247D" w:rsidRDefault="0094247D" w:rsidP="008B0D0A">
      <w:pPr>
        <w:spacing w:line="360" w:lineRule="auto"/>
        <w:jc w:val="both"/>
      </w:pPr>
    </w:p>
    <w:p w14:paraId="1A3064AA" w14:textId="4B6C128F" w:rsidR="0094247D" w:rsidRDefault="0094247D" w:rsidP="005E42F4">
      <w:pPr>
        <w:spacing w:line="360" w:lineRule="auto"/>
        <w:ind w:firstLine="720"/>
        <w:jc w:val="both"/>
      </w:pPr>
      <w:r>
        <w:rPr>
          <w:noProof/>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32F57E55" w14:textId="6D0C86D9" w:rsidR="0094247D" w:rsidRDefault="0094247D" w:rsidP="0094247D">
      <w:pPr>
        <w:spacing w:line="480" w:lineRule="auto"/>
        <w:jc w:val="both"/>
      </w:pPr>
      <w:r>
        <w:t>Figure 2. Schematic of an oblique chain from the dorsoventral perspective showing the zooid and stolon axes and the zooid rotation angle (degree of linearity) relative to those axes. Black lines indicate gill bars while gray lines represent endostyles.</w:t>
      </w:r>
    </w:p>
    <w:p w14:paraId="0C10D6E3" w14:textId="77777777" w:rsidR="0094247D" w:rsidRDefault="0094247D" w:rsidP="008B0D0A">
      <w:pPr>
        <w:spacing w:line="360" w:lineRule="auto"/>
        <w:ind w:firstLine="720"/>
        <w:jc w:val="both"/>
      </w:pPr>
    </w:p>
    <w:p w14:paraId="2F0917AA" w14:textId="13256121" w:rsidR="002320D6" w:rsidRDefault="0094247D" w:rsidP="008B0D0A">
      <w:pPr>
        <w:spacing w:line="360" w:lineRule="auto"/>
        <w:ind w:firstLine="720"/>
        <w:jc w:val="both"/>
      </w:pPr>
      <w:r>
        <w:t>Madin (1990) found a linear relationship between swimming effort (pulsation rate) and swimming velocity in solitary zooids</w:t>
      </w:r>
      <w:r w:rsidR="00015CE8">
        <w:t xml:space="preserve"> and it is reasonable to expect</w:t>
      </w:r>
      <w:r>
        <w:t xml:space="preserve"> this relationship in colonial zooids. While body size predicts swimming velocity in many animals (Vogel 2008), Madin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zooid (propeller) size </w:t>
      </w:r>
      <w:r w:rsidR="00015CE8">
        <w:t xml:space="preserve">may also </w:t>
      </w:r>
      <w:r>
        <w:t>be predictive of swimming speed across species.</w:t>
      </w:r>
      <w:r w:rsidR="00191234">
        <w:t xml:space="preserve"> </w:t>
      </w:r>
      <w:r w:rsidR="00BA6DA0">
        <w:t xml:space="preserve">Salp zooids pump water as a means of filter feeding as well as to move in the water column. The latter function is particularly relevant for species that undergo diel vertical migration, which not all species do (Madin et al. 1996). Therefore, we expect the eco-evolutionary relevance of swimming </w:t>
      </w:r>
      <w:r w:rsidR="006378CA">
        <w:t>speed,</w:t>
      </w:r>
      <w:r w:rsidR="00BA6DA0">
        <w:t xml:space="preserve"> and the hydrodynamic efficiency may vary between species (Damian-Serrano et al. 2023).</w:t>
      </w:r>
    </w:p>
    <w:p w14:paraId="45668FC6" w14:textId="1C0BE22B" w:rsidR="002B19E4" w:rsidRDefault="0094247D" w:rsidP="008B0D0A">
      <w:pPr>
        <w:spacing w:line="360" w:lineRule="auto"/>
        <w:ind w:firstLine="720"/>
        <w:jc w:val="both"/>
      </w:pPr>
      <w:r>
        <w:t xml:space="preserve">The energetic costs of salp locomotion have been previously estimated using mechanically estimated propulsive efficiency as a proxy in three species (Sutherland &amp; Madin 2010, Gemmell et al. 2021) and with a direct comparison between swimming and anesthetized </w:t>
      </w:r>
      <w:r>
        <w:lastRenderedPageBreak/>
        <w:t xml:space="preserve">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w:t>
      </w:r>
      <w:r w:rsidR="00015CE8">
        <w:t xml:space="preserve">expect </w:t>
      </w:r>
      <w:r>
        <w:t xml:space="preserve">that species with a higher overall pulsation rate invest more of their metabolic demands in swimming. </w:t>
      </w:r>
    </w:p>
    <w:p w14:paraId="0ADDA77B" w14:textId="6602B55F" w:rsidR="002320D6" w:rsidRDefault="002B19E4" w:rsidP="008B0D0A">
      <w:pPr>
        <w:spacing w:line="360" w:lineRule="auto"/>
        <w:ind w:firstLine="720"/>
        <w:jc w:val="both"/>
      </w:pPr>
      <w:r>
        <w:t>In some single-</w:t>
      </w:r>
      <w:proofErr w:type="spellStart"/>
      <w:r>
        <w:t>jetters</w:t>
      </w:r>
      <w:proofErr w:type="spellEnd"/>
      <w:r>
        <w:t xml:space="preserve">, swimming speed can be </w:t>
      </w:r>
      <w:r w:rsidR="00952197">
        <w:t xml:space="preserve">directly </w:t>
      </w:r>
      <w:r>
        <w:t xml:space="preserve">proportional to </w:t>
      </w:r>
      <w:r w:rsidR="000930CA">
        <w:t xml:space="preserve">the </w:t>
      </w:r>
      <w:r>
        <w:t xml:space="preserve">cost of transport (Bi &amp; Zhu 2019) due to a highly inefficient refill phase in the jetting cycle which requires costly acceleration forces to reach high swimming speeds. </w:t>
      </w:r>
      <w:r w:rsidR="00260C1F">
        <w:t>Since salps are also jet-propelled swimmers, faster-swimming salps</w:t>
      </w:r>
      <w:r>
        <w:t xml:space="preserve"> </w:t>
      </w:r>
      <w:r w:rsidR="00015CE8">
        <w:t>may</w:t>
      </w:r>
      <w:r w:rsidR="00260C1F">
        <w:t xml:space="preserve"> incur higher costs of transport than their slower counterparts.</w:t>
      </w:r>
    </w:p>
    <w:p w14:paraId="5CCF4C63" w14:textId="700DC679" w:rsidR="002320D6" w:rsidRDefault="0094247D">
      <w:pPr>
        <w:spacing w:line="360" w:lineRule="auto"/>
        <w:ind w:firstLine="720"/>
        <w:jc w:val="both"/>
      </w:pPr>
      <w:r>
        <w:t>In this study, we compare the swimming speeds across 17 salp species and the energetic costs of swimming across 15 species, encompassing all six different salp colony architectures</w:t>
      </w:r>
      <w:r w:rsidR="00B10C6E">
        <w:t xml:space="preserve"> (Table S</w:t>
      </w:r>
      <w:r w:rsidR="005354DA">
        <w:t>1</w:t>
      </w:r>
      <w:r w:rsidR="00B10C6E">
        <w:t>)</w:t>
      </w:r>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r w:rsidR="000930CA">
        <w:t>it</w:t>
      </w:r>
      <w:r>
        <w:t xml:space="preserve"> scales with swimming speed and </w:t>
      </w:r>
      <w:r w:rsidR="000930CA">
        <w:t xml:space="preserve">pulsation </w:t>
      </w:r>
      <w:r>
        <w:t>effort.</w:t>
      </w:r>
    </w:p>
    <w:p w14:paraId="7F43DCF4" w14:textId="77777777" w:rsidR="009D5576" w:rsidRDefault="009D5576" w:rsidP="008B0D0A">
      <w:pPr>
        <w:spacing w:line="360" w:lineRule="auto"/>
        <w:ind w:firstLine="720"/>
        <w:jc w:val="both"/>
      </w:pPr>
    </w:p>
    <w:p w14:paraId="327F7C8E" w14:textId="154DF6B6" w:rsidR="002320D6" w:rsidRDefault="0094247D" w:rsidP="008B0D0A">
      <w:pPr>
        <w:spacing w:line="360" w:lineRule="auto"/>
        <w:jc w:val="both"/>
      </w:pPr>
      <w:r>
        <w:rPr>
          <w:b/>
        </w:rPr>
        <w:t>M</w:t>
      </w:r>
      <w:r w:rsidR="00253173">
        <w:rPr>
          <w:b/>
        </w:rPr>
        <w:t>aterials and M</w:t>
      </w:r>
      <w:r>
        <w:rPr>
          <w:b/>
        </w:rPr>
        <w:t>ethods</w:t>
      </w:r>
    </w:p>
    <w:p w14:paraId="71C50997" w14:textId="72505EF4" w:rsidR="00CC6134" w:rsidRDefault="0094247D" w:rsidP="008B0D0A">
      <w:pPr>
        <w:spacing w:line="360" w:lineRule="auto"/>
        <w:ind w:firstLine="720"/>
        <w:jc w:val="both"/>
      </w:pPr>
      <w:r>
        <w:rPr>
          <w:i/>
        </w:rPr>
        <w:t>Fieldwork</w:t>
      </w:r>
      <w:r>
        <w:t xml:space="preserve"> – We observed salps via bluewater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r w:rsidR="00CC6134">
        <w:t xml:space="preserve"> primarily</w:t>
      </w:r>
      <w:r>
        <w:t xml:space="preserve"> a</w:t>
      </w:r>
      <w:r w:rsidR="00CC6134">
        <w:t xml:space="preserve"> dark field</w:t>
      </w:r>
      <w:r>
        <w:t xml:space="preserve"> </w:t>
      </w:r>
      <w:proofErr w:type="spellStart"/>
      <w:r>
        <w:t>stereo</w:t>
      </w:r>
      <w:r w:rsidR="00CC6134">
        <w:t>videography</w:t>
      </w:r>
      <w:proofErr w:type="spellEnd"/>
      <w:r>
        <w:t xml:space="preserve"> system (Sutherland et al. </w:t>
      </w:r>
      <w:r w:rsidR="00C62A02">
        <w:t>2024</w:t>
      </w:r>
      <w:r>
        <w:t>), a</w:t>
      </w:r>
      <w:r w:rsidR="00CC6134">
        <w:t>s well as a</w:t>
      </w:r>
      <w:r>
        <w:t xml:space="preserve"> lightweight dual GoPro stereo system, a brightfield </w:t>
      </w:r>
      <w:r w:rsidR="00CC6134">
        <w:t xml:space="preserve">single-camera </w:t>
      </w:r>
      <w:r>
        <w:t xml:space="preserve">system (Colin et al. 2022), and a darkfield </w:t>
      </w:r>
      <w:r w:rsidR="00CC6134">
        <w:t>single-</w:t>
      </w:r>
      <w:r>
        <w:t>camera system.</w:t>
      </w:r>
      <w:r w:rsidR="00CC6134">
        <w:t xml:space="preserve"> The primary </w:t>
      </w:r>
      <w:proofErr w:type="spellStart"/>
      <w:r w:rsidR="00CC6134">
        <w:t>stereovideography</w:t>
      </w:r>
      <w:proofErr w:type="spellEnd"/>
      <w:r w:rsidR="00CC6134">
        <w:t xml:space="preserve"> system was comprised of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proofErr w:type="gramStart"/>
      <w:r w:rsidR="002D0C1B">
        <w:t>was</w:t>
      </w:r>
      <w:proofErr w:type="gramEnd"/>
      <w:r w:rsidR="00CC6134">
        <w:t xml:space="preserve"> 20-25 mm. The image from the right-hand camera was viewed using an external monitor (Aquatica Digital), and </w:t>
      </w:r>
      <w:r w:rsidR="00CC6134">
        <w:lastRenderedPageBreak/>
        <w:t>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p>
    <w:p w14:paraId="1DD51429" w14:textId="7AB1EA18" w:rsidR="00556918" w:rsidRDefault="0094247D" w:rsidP="008B0D0A">
      <w:pPr>
        <w:spacing w:line="360" w:lineRule="auto"/>
        <w:ind w:firstLine="720"/>
        <w:jc w:val="both"/>
      </w:pPr>
      <w:r>
        <w:rPr>
          <w:i/>
        </w:rPr>
        <w:t>Measuring salp colony swimming speed</w:t>
      </w:r>
      <w:r>
        <w:t xml:space="preserve"> –</w:t>
      </w:r>
      <w:r w:rsidR="00B47FED">
        <w:t xml:space="preserve"> </w:t>
      </w:r>
      <w:r>
        <w:t>For most species, we collected and analyzed footage from multiple specimens (</w:t>
      </w:r>
      <w:r w:rsidR="005354DA">
        <w:t>Dataset1</w:t>
      </w:r>
      <w:r w:rsidR="001C168E">
        <w:t>A</w:t>
      </w:r>
      <w:r w:rsidR="005354DA">
        <w:t xml:space="preserve">, </w:t>
      </w:r>
      <w:r>
        <w:t>Table S1).</w:t>
      </w:r>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ins w:id="0" w:author="Alex Damian Serrano" w:date="2024-11-11T14:53:00Z" w16du:dateUtc="2024-11-11T13:53:00Z">
        <w:r w:rsidR="00EF578B">
          <w:t xml:space="preserve"> From he</w:t>
        </w:r>
      </w:ins>
      <w:ins w:id="1" w:author="Alex Damian Serrano" w:date="2024-11-11T14:54:00Z" w16du:dateUtc="2024-11-11T13:54:00Z">
        <w:r w:rsidR="00EF578B">
          <w:t>re on we will refer to the number of specimens as N and the number of measurements as n.</w:t>
        </w:r>
      </w:ins>
      <w:r>
        <w:t xml:space="preserve"> We used a combination of spatially calibrated stereo video and 2D videos with a reference scale in the frame. From the stereo videos, we</w:t>
      </w:r>
      <w:r w:rsidR="0039741D">
        <w:t xml:space="preserve"> manually selected and</w:t>
      </w:r>
      <w:r>
        <w:t xml:space="preserve"> measured the</w:t>
      </w:r>
      <w:r w:rsidR="0039741D">
        <w:t xml:space="preserve"> relative</w:t>
      </w:r>
      <w:r>
        <w:t xml:space="preserve"> XYZ positions of salp </w:t>
      </w:r>
      <w:r w:rsidR="0039741D">
        <w:t xml:space="preserve">colony zooids </w:t>
      </w:r>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52E2BBEB" w:rsidR="002320D6" w:rsidRDefault="0094247D" w:rsidP="008B0D0A">
      <w:pPr>
        <w:spacing w:line="360" w:lineRule="auto"/>
        <w:ind w:firstLine="720"/>
        <w:jc w:val="both"/>
      </w:pPr>
      <w:r>
        <w:t>We complemented gaps in taxon sampling with archived 2D videos in the lab from previous expeditions to West Palm Beach (FL, USA) and the Pacific coast of Panama.</w:t>
      </w:r>
      <w:r w:rsidR="00556918">
        <w:t xml:space="preserve"> </w:t>
      </w:r>
      <w:r w:rsidR="00556918" w:rsidRPr="00556918">
        <w:t>T</w:t>
      </w:r>
      <w:r w:rsidR="00556918">
        <w:t>hese t</w:t>
      </w:r>
      <w:r w:rsidR="00556918" w:rsidRPr="00556918">
        <w:t>wo</w:t>
      </w:r>
      <w:r w:rsidR="00C62A02">
        <w:t>-</w:t>
      </w:r>
      <w:r w:rsidR="00556918" w:rsidRPr="00556918">
        <w:t xml:space="preserve">dimensional </w:t>
      </w:r>
      <w:r w:rsidR="00C62A02">
        <w:t xml:space="preserve">single-camera </w:t>
      </w:r>
      <w:r w:rsidR="00556918" w:rsidRPr="00556918">
        <w:t>videos were collected using a Sony FDR-AX700 4K Camcorder (3840x2160 pixels, 60-120 fps) with a Gates Underwater Housing using brightfield illumination (Colin et al 2022) or darkfield illumination.</w:t>
      </w:r>
      <w:r>
        <w:t xml:space="preserve"> For these 2D videos, we used the FFMPEG plugin in ImageJ to</w:t>
      </w:r>
      <w:r w:rsidR="0039741D">
        <w:t xml:space="preserve"> manually select and</w:t>
      </w:r>
      <w:r>
        <w:t xml:space="preserve"> measure the</w:t>
      </w:r>
      <w:r w:rsidR="0039741D">
        <w:t xml:space="preserve"> relative</w:t>
      </w:r>
      <w:r>
        <w:t xml:space="preserve"> XY positions</w:t>
      </w:r>
      <w:r w:rsidR="0039741D">
        <w:t xml:space="preserve"> of salp zooids</w:t>
      </w:r>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DD3EA62" w:rsidR="002320D6" w:rsidRDefault="0094247D" w:rsidP="008B0D0A">
      <w:pPr>
        <w:spacing w:line="360" w:lineRule="auto"/>
        <w:ind w:firstLine="720"/>
        <w:jc w:val="both"/>
      </w:pPr>
      <w:r>
        <w:t>We tracked</w:t>
      </w:r>
      <w:r w:rsidR="001344A7">
        <w:t xml:space="preserve"> and manually selected</w:t>
      </w:r>
      <w:r>
        <w:t xml:space="preserve"> the position of the first zooid’s viscera</w:t>
      </w:r>
      <w:r w:rsidR="0039741D">
        <w:t xml:space="preserve"> (using a contrast-based centering macro to mark the center point)</w:t>
      </w:r>
      <w:r>
        <w:t xml:space="preserve"> as well as the position of a reference particle in the water (methods described in Sutherland et al. </w:t>
      </w:r>
      <w:r w:rsidR="002D0C1B">
        <w:t>2024</w:t>
      </w:r>
      <w:r>
        <w:t>) in 10-30 frames across 50-500 frame windows spanning 2-4s of swimming</w:t>
      </w:r>
      <w:r w:rsidR="001344A7">
        <w:t xml:space="preserve"> on the synchronized left and right videos in </w:t>
      </w:r>
      <w:proofErr w:type="spellStart"/>
      <w:r w:rsidR="001344A7">
        <w:t>EventMeasure</w:t>
      </w:r>
      <w:proofErr w:type="spellEnd"/>
      <w:r>
        <w:t xml:space="preserve">. The reference particle was a non-swimming organism (such as a </w:t>
      </w:r>
      <w:proofErr w:type="spellStart"/>
      <w:r>
        <w:t>foraminiferan</w:t>
      </w:r>
      <w:proofErr w:type="spellEnd"/>
      <w:r>
        <w:t xml:space="preserve"> or radiolarian) or </w:t>
      </w:r>
      <w:r>
        <w:lastRenderedPageBreak/>
        <w:t xml:space="preserve">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t xml:space="preserve">to the reference particle </w:t>
      </w:r>
      <w:r>
        <w:t xml:space="preserve">as shown in Eq. 1. </w:t>
      </w:r>
    </w:p>
    <w:p w14:paraId="7E7E63DA" w14:textId="77777777" w:rsidR="002320D6" w:rsidRDefault="0094247D" w:rsidP="008B0D0A">
      <w:pPr>
        <w:spacing w:line="360" w:lineRule="auto"/>
        <w:ind w:firstLine="720"/>
        <w:jc w:val="both"/>
      </w:pPr>
      <w:r>
        <w:t>​​</w:t>
      </w:r>
    </w:p>
    <w:p w14:paraId="51C98C38" w14:textId="77777777" w:rsidR="002320D6"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8B0D0A">
      <w:pPr>
        <w:spacing w:line="360" w:lineRule="auto"/>
        <w:ind w:firstLine="720"/>
        <w:jc w:val="both"/>
      </w:pPr>
    </w:p>
    <w:p w14:paraId="6F5C38F3" w14:textId="780CA227" w:rsidR="002320D6" w:rsidRDefault="0094247D" w:rsidP="008B0D0A">
      <w:pPr>
        <w:spacing w:line="360" w:lineRule="auto"/>
        <w:ind w:firstLine="720"/>
        <w:jc w:val="both"/>
      </w:pPr>
      <w:r>
        <w:t>Then we calculated the instantaneous</w:t>
      </w:r>
      <w:r w:rsidR="001E746C">
        <w:t xml:space="preserve"> relative</w:t>
      </w:r>
      <w:r>
        <w:t xml:space="preserve"> speeds</w:t>
      </w:r>
      <w:r w:rsidR="001E746C">
        <w:t xml:space="preserve"> of the frontal zooid</w:t>
      </w:r>
      <w:r>
        <w:t xml:space="preserve"> using Eq. 2 (without the z component in the case of the 2D videos) given the known frame rate of each video.</w:t>
      </w:r>
    </w:p>
    <w:p w14:paraId="4001B07F" w14:textId="77777777" w:rsidR="002320D6" w:rsidRDefault="002320D6" w:rsidP="008B0D0A">
      <w:pPr>
        <w:spacing w:line="360" w:lineRule="auto"/>
        <w:ind w:firstLine="720"/>
        <w:jc w:val="both"/>
      </w:pPr>
    </w:p>
    <w:p w14:paraId="1BDCD979" w14:textId="77777777" w:rsidR="002320D6"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8B0D0A">
      <w:pPr>
        <w:spacing w:line="360" w:lineRule="auto"/>
        <w:ind w:firstLine="720"/>
        <w:jc w:val="both"/>
      </w:pPr>
    </w:p>
    <w:p w14:paraId="5C42593A" w14:textId="65D37124" w:rsidR="002320D6" w:rsidRDefault="0094247D" w:rsidP="008B0D0A">
      <w:pPr>
        <w:spacing w:line="360" w:lineRule="auto"/>
        <w:ind w:firstLine="720"/>
        <w:jc w:val="both"/>
      </w:pPr>
      <w:r>
        <w:rPr>
          <w:i/>
        </w:rPr>
        <w:t>Salp colonial architecture</w:t>
      </w:r>
      <w:r>
        <w:t xml:space="preserve"> – To examine the relationships between locomotory </w:t>
      </w:r>
      <w:r w:rsidR="001E746C">
        <w:t xml:space="preserve">variables </w:t>
      </w:r>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r w:rsidR="001344A7">
        <w:t xml:space="preserve"> manually selecting the point coordinates</w:t>
      </w:r>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6F95BEF2" w:rsidR="002320D6" w:rsidRDefault="0094247D" w:rsidP="008B0D0A">
      <w:pPr>
        <w:spacing w:line="360" w:lineRule="auto"/>
        <w:ind w:firstLine="720"/>
        <w:jc w:val="both"/>
      </w:pPr>
      <w:r>
        <w:rPr>
          <w:i/>
        </w:rPr>
        <w:t>Respiration measurements</w:t>
      </w:r>
      <w:r>
        <w:t xml:space="preserve"> – We collected healthy, adult blastozooid (aggregate stage) colonies across 18 salp species (</w:t>
      </w:r>
      <w:r w:rsidR="005354DA">
        <w:t xml:space="preserve">Dataset </w:t>
      </w:r>
      <w:r w:rsidR="002D0C1B">
        <w:t>S</w:t>
      </w:r>
      <w:r w:rsidR="005354DA">
        <w:t>1</w:t>
      </w:r>
      <w:r w:rsidR="001C168E">
        <w:t>B</w:t>
      </w:r>
      <w:r>
        <w:t>) during blue- and black-water SCUBA dives off the coast of Kona (Hawaii, USA) between September 2021 and May 2023.</w:t>
      </w:r>
      <w:r w:rsidR="006378CA">
        <w:t xml:space="preserve"> We analyzed the respiration rates of salp colonies arranged in linear (seven species, </w:t>
      </w:r>
      <w:ins w:id="2" w:author="Alex Damian Serrano" w:date="2024-11-11T14:54:00Z" w16du:dateUtc="2024-11-11T13:54:00Z">
        <w:r w:rsidR="001D6104">
          <w:t xml:space="preserve">N = </w:t>
        </w:r>
      </w:ins>
      <w:r w:rsidR="006378CA">
        <w:t>46</w:t>
      </w:r>
      <w:del w:id="3" w:author="Alex Damian Serrano" w:date="2024-11-11T14:54:00Z" w16du:dateUtc="2024-11-11T13:54:00Z">
        <w:r w:rsidR="006378CA" w:rsidDel="001D6104">
          <w:delText xml:space="preserve"> specimens</w:delText>
        </w:r>
      </w:del>
      <w:r w:rsidR="006378CA">
        <w:t xml:space="preserve">), bipinnate (three species, </w:t>
      </w:r>
      <w:ins w:id="4" w:author="Alex Damian Serrano" w:date="2024-11-11T14:54:00Z" w16du:dateUtc="2024-11-11T13:54:00Z">
        <w:r w:rsidR="001D6104">
          <w:t xml:space="preserve">N = </w:t>
        </w:r>
      </w:ins>
      <w:r w:rsidR="006378CA">
        <w:t>29</w:t>
      </w:r>
      <w:del w:id="5" w:author="Alex Damian Serrano" w:date="2024-11-11T14:54:00Z" w16du:dateUtc="2024-11-11T13:54:00Z">
        <w:r w:rsidR="006378CA" w:rsidDel="001D6104">
          <w:delText xml:space="preserve"> specimens</w:delText>
        </w:r>
      </w:del>
      <w:r w:rsidR="006378CA">
        <w:t xml:space="preserve">), whorl (three species, </w:t>
      </w:r>
      <w:ins w:id="6" w:author="Alex Damian Serrano" w:date="2024-11-11T14:54:00Z" w16du:dateUtc="2024-11-11T13:54:00Z">
        <w:r w:rsidR="001D6104">
          <w:t xml:space="preserve">N = </w:t>
        </w:r>
      </w:ins>
      <w:r w:rsidR="006378CA">
        <w:t>23</w:t>
      </w:r>
      <w:del w:id="7" w:author="Alex Damian Serrano" w:date="2024-11-11T14:54:00Z" w16du:dateUtc="2024-11-11T13:54:00Z">
        <w:r w:rsidR="006378CA" w:rsidDel="001D6104">
          <w:delText xml:space="preserve"> specimens</w:delText>
        </w:r>
      </w:del>
      <w:r w:rsidR="006378CA">
        <w:t xml:space="preserve">), cluster (two species, </w:t>
      </w:r>
      <w:ins w:id="8" w:author="Alex Damian Serrano" w:date="2024-11-11T14:54:00Z" w16du:dateUtc="2024-11-11T13:54:00Z">
        <w:r w:rsidR="001D6104">
          <w:t xml:space="preserve">N = </w:t>
        </w:r>
      </w:ins>
      <w:r w:rsidR="006378CA">
        <w:t>18</w:t>
      </w:r>
      <w:del w:id="9" w:author="Alex Damian Serrano" w:date="2024-11-11T14:54:00Z" w16du:dateUtc="2024-11-11T13:54:00Z">
        <w:r w:rsidR="006378CA" w:rsidDel="001D6104">
          <w:delText xml:space="preserve"> specimens</w:delText>
        </w:r>
      </w:del>
      <w:r w:rsidR="006378CA">
        <w:t xml:space="preserve">), and transversal (one species, </w:t>
      </w:r>
      <w:ins w:id="10" w:author="Alex Damian Serrano" w:date="2024-11-11T14:54:00Z" w16du:dateUtc="2024-11-11T13:54:00Z">
        <w:r w:rsidR="001D6104">
          <w:t xml:space="preserve">N = </w:t>
        </w:r>
      </w:ins>
      <w:r w:rsidR="006378CA">
        <w:t>13</w:t>
      </w:r>
      <w:del w:id="11" w:author="Alex Damian Serrano" w:date="2024-11-11T14:54:00Z" w16du:dateUtc="2024-11-11T13:54:00Z">
        <w:r w:rsidR="006378CA" w:rsidDel="001D6104">
          <w:delText xml:space="preserve"> specimens</w:delText>
        </w:r>
      </w:del>
      <w:r w:rsidR="006378CA">
        <w:t>) architectures, oblique chains (</w:t>
      </w:r>
      <w:r w:rsidR="006378CA" w:rsidRPr="008B0D0A">
        <w:rPr>
          <w:i/>
          <w:iCs/>
        </w:rPr>
        <w:t>Thalia</w:t>
      </w:r>
      <w:r w:rsidR="006378CA">
        <w:t xml:space="preserve"> sp., </w:t>
      </w:r>
      <w:ins w:id="12" w:author="Alex Damian Serrano" w:date="2024-11-11T14:54:00Z" w16du:dateUtc="2024-11-11T13:54:00Z">
        <w:r w:rsidR="001D6104">
          <w:t xml:space="preserve">N = </w:t>
        </w:r>
      </w:ins>
      <w:del w:id="13" w:author="Alex Damian Serrano" w:date="2024-11-11T14:54:00Z" w16du:dateUtc="2024-11-11T13:54:00Z">
        <w:r w:rsidR="006378CA" w:rsidDel="001D6104">
          <w:delText>seven specimens</w:delText>
        </w:r>
      </w:del>
      <w:ins w:id="14" w:author="Alex Damian Serrano" w:date="2024-11-11T14:54:00Z" w16du:dateUtc="2024-11-11T13:54:00Z">
        <w:r w:rsidR="001D6104">
          <w:t>7</w:t>
        </w:r>
      </w:ins>
      <w:r w:rsidR="006378CA">
        <w:t xml:space="preserve">), and helical architectures represented by </w:t>
      </w:r>
      <w:r w:rsidR="006378CA" w:rsidRPr="008B0D0A">
        <w:rPr>
          <w:i/>
          <w:iCs/>
        </w:rPr>
        <w:t>Helicosalpa virgula</w:t>
      </w:r>
      <w:r w:rsidR="006378CA">
        <w:t xml:space="preserve"> (</w:t>
      </w:r>
      <w:del w:id="15" w:author="Alex Damian Serrano" w:date="2024-11-11T14:55:00Z" w16du:dateUtc="2024-11-11T13:55:00Z">
        <w:r w:rsidR="006378CA" w:rsidDel="001D6104">
          <w:delText>two specimens</w:delText>
        </w:r>
      </w:del>
      <w:ins w:id="16" w:author="Alex Damian Serrano" w:date="2024-11-11T14:55:00Z" w16du:dateUtc="2024-11-11T13:55:00Z">
        <w:r w:rsidR="001D6104">
          <w:t>N = 2</w:t>
        </w:r>
      </w:ins>
      <w:r w:rsidR="006378CA">
        <w:t>).</w:t>
      </w:r>
      <w:r>
        <w:t xml:space="preserve">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w:t>
      </w:r>
      <w:r>
        <w:lastRenderedPageBreak/>
        <w:t>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t xml:space="preserve">Dataset </w:t>
      </w:r>
      <w:r w:rsidR="002D0C1B">
        <w:t>S</w:t>
      </w:r>
      <w:r w:rsidR="005354DA">
        <w:t>1</w:t>
      </w:r>
      <w:r w:rsidR="001C168E">
        <w:t>B</w:t>
      </w:r>
      <w:r>
        <w:t xml:space="preserve">). </w:t>
      </w:r>
    </w:p>
    <w:p w14:paraId="7B2B89B3" w14:textId="77777777" w:rsidR="002320D6" w:rsidRDefault="0094247D" w:rsidP="008B0D0A">
      <w:pPr>
        <w:spacing w:line="360" w:lineRule="auto"/>
        <w:ind w:firstLine="720"/>
        <w:jc w:val="both"/>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Default="0094247D" w:rsidP="008B0D0A">
      <w:pPr>
        <w:spacing w:line="36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t>Dataset</w:t>
      </w:r>
      <w:r w:rsidR="002D0C1B">
        <w:t xml:space="preserve"> S</w:t>
      </w:r>
      <w:r w:rsidR="005354DA">
        <w:t>1</w:t>
      </w:r>
      <w:r w:rsidR="001C168E">
        <w:t>B</w:t>
      </w:r>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t>,</w:t>
      </w:r>
      <w:r>
        <w:t xml:space="preserve"> and</w:t>
      </w:r>
      <w:r w:rsidR="00161190">
        <w:t xml:space="preserve"> measured</w:t>
      </w:r>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30336376" w:rsidR="002320D6" w:rsidRDefault="0094247D" w:rsidP="008B0D0A">
      <w:pPr>
        <w:spacing w:line="36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w:t>
      </w:r>
      <w:r>
        <w:lastRenderedPageBreak/>
        <w:t>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t xml:space="preserve"> intact</w:t>
      </w:r>
      <w:r>
        <w:t xml:space="preserve"> specimen’s </w:t>
      </w:r>
      <w:r w:rsidR="0089595E">
        <w:t>total</w:t>
      </w:r>
      <w:r>
        <w:t xml:space="preserve"> respiration rate</w:t>
      </w:r>
      <w:r w:rsidR="0089595E">
        <w:t xml:space="preserve"> to get multiple swimming-specific rate values</w:t>
      </w:r>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rsidP="008B0D0A">
      <w:pPr>
        <w:spacing w:line="36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t>s</w:t>
      </w:r>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C2AE9B4" w:rsidR="002320D6" w:rsidRDefault="0094247D">
      <w:pPr>
        <w:spacing w:line="360" w:lineRule="auto"/>
        <w:ind w:firstLine="720"/>
        <w:jc w:val="both"/>
      </w:pPr>
      <w:r>
        <w:rPr>
          <w:i/>
        </w:rPr>
        <w:lastRenderedPageBreak/>
        <w:t>Statistical Analyses</w:t>
      </w:r>
      <w:r>
        <w:t xml:space="preserve"> – All data wrangling and statistics were carried out in R 3.6.3 (R Core Team 2021</w:t>
      </w:r>
      <w:r w:rsidRPr="00B52BE4">
        <w:t xml:space="preserve">). To test for differences between architectures, we used </w:t>
      </w:r>
      <w:r w:rsidR="00BA6DA0" w:rsidRPr="008B0D0A">
        <w:t xml:space="preserve">ANOVAs with </w:t>
      </w:r>
      <w:r w:rsidR="00827416" w:rsidRPr="008B0D0A">
        <w:t xml:space="preserve">Tukey’s </w:t>
      </w:r>
      <w:r w:rsidR="00BA6DA0" w:rsidRPr="008B0D0A">
        <w:t>post-hoc pairwise contrasts</w:t>
      </w:r>
      <w:r w:rsidR="00827416" w:rsidRPr="008B0D0A">
        <w:t>, reporting the difference magnitude and the adjusted p-value in supplementary tables S</w:t>
      </w:r>
      <w:r w:rsidR="00637BF6">
        <w:t>2A</w:t>
      </w:r>
      <w:r w:rsidR="00827416" w:rsidRPr="008B0D0A">
        <w:t xml:space="preserve"> and S</w:t>
      </w:r>
      <w:r w:rsidR="00637BF6">
        <w:t>2B</w:t>
      </w:r>
      <w:r w:rsidRPr="00B52BE4">
        <w:t>. To test the relationships between pairs of continuous variables, we used linear models (as well as exponential models when comparing swimming speed to COT) and evaluated the significance of the slope parameter when compared against a flat slope</w:t>
      </w:r>
      <w:r w:rsidR="00827416" w:rsidRPr="008B0D0A">
        <w:t xml:space="preserve"> (one-tailed t-test)</w:t>
      </w:r>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58E46C3B" w14:textId="77777777" w:rsidR="001C168E" w:rsidRDefault="001C168E" w:rsidP="008B0D0A">
      <w:pPr>
        <w:spacing w:line="360" w:lineRule="auto"/>
        <w:ind w:firstLine="720"/>
        <w:jc w:val="both"/>
      </w:pPr>
    </w:p>
    <w:p w14:paraId="4B6E8082" w14:textId="17B165B9" w:rsidR="002320D6" w:rsidRPr="0035573A" w:rsidRDefault="0094247D" w:rsidP="008B0D0A">
      <w:pPr>
        <w:spacing w:line="360" w:lineRule="auto"/>
        <w:jc w:val="both"/>
        <w:rPr>
          <w:i/>
        </w:rPr>
      </w:pPr>
      <w:r>
        <w:rPr>
          <w:b/>
        </w:rPr>
        <w:t>Results</w:t>
      </w:r>
    </w:p>
    <w:p w14:paraId="6992998A" w14:textId="5DB75C0D" w:rsidR="002320D6" w:rsidRDefault="0094247D" w:rsidP="008B0D0A">
      <w:pPr>
        <w:spacing w:line="360" w:lineRule="auto"/>
        <w:ind w:firstLine="720"/>
        <w:jc w:val="both"/>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17" w:author="Alex Damian Serrano" w:date="2024-11-11T14:55:00Z" w16du:dateUtc="2024-11-11T13:55:00Z">
        <w:r w:rsidR="00724628">
          <w:t xml:space="preserve">N = </w:t>
        </w:r>
      </w:ins>
      <w:ins w:id="18" w:author="Alex Damian Serrano" w:date="2024-11-11T12:23:00Z" w16du:dateUtc="2024-11-11T11:23:00Z">
        <w:r w:rsidR="00E63220">
          <w:t xml:space="preserve">111, 18 species, </w:t>
        </w:r>
      </w:ins>
      <w:r w:rsidR="00D907F5" w:rsidRPr="00832D4E">
        <w:rPr>
          <w:highlight w:val="yellow"/>
        </w:rPr>
        <w:t xml:space="preserve">Speed mm/s </w:t>
      </w:r>
      <w:ins w:id="19" w:author="Alex Damian Serrano" w:date="2024-11-11T12:26:00Z" w16du:dateUtc="2024-11-11T11:26:00Z">
        <w:r w:rsidR="00E63220">
          <w:rPr>
            <w:highlight w:val="yellow"/>
          </w:rPr>
          <w:t>=</w:t>
        </w:r>
      </w:ins>
      <w:del w:id="20" w:author="Alex Damian Serrano" w:date="2024-11-11T12:26:00Z" w16du:dateUtc="2024-11-11T11:26:00Z">
        <w:r w:rsidR="00D907F5" w:rsidRPr="00832D4E" w:rsidDel="00E63220">
          <w:rPr>
            <w:highlight w:val="yellow"/>
          </w:rPr>
          <w:delText>~</w:delText>
        </w:r>
      </w:del>
      <w:r w:rsidR="00D907F5" w:rsidRPr="00832D4E">
        <w:rPr>
          <w:highlight w:val="yellow"/>
        </w:rPr>
        <w:t xml:space="preserve"> </w:t>
      </w:r>
      <w:ins w:id="21" w:author="Alex Damian Serrano" w:date="2024-11-11T12:26:00Z" w16du:dateUtc="2024-11-11T11:26:00Z">
        <w:r w:rsidR="00E63220">
          <w:rPr>
            <w:highlight w:val="yellow"/>
          </w:rPr>
          <w:t>3.13*</w:t>
        </w:r>
      </w:ins>
      <w:r w:rsidR="00D907F5" w:rsidRPr="00832D4E">
        <w:rPr>
          <w:highlight w:val="yellow"/>
        </w:rPr>
        <w:t xml:space="preserve">Pulsation </w:t>
      </w:r>
      <w:commentRangeStart w:id="22"/>
      <w:commentRangeStart w:id="23"/>
      <w:r w:rsidR="00D907F5" w:rsidRPr="00832D4E">
        <w:rPr>
          <w:highlight w:val="yellow"/>
        </w:rPr>
        <w:t>rate</w:t>
      </w:r>
      <w:commentRangeEnd w:id="22"/>
      <w:r w:rsidR="00832D4E">
        <w:rPr>
          <w:rStyle w:val="CommentReference"/>
        </w:rPr>
        <w:commentReference w:id="22"/>
      </w:r>
      <w:commentRangeEnd w:id="23"/>
      <w:r w:rsidR="00E63220">
        <w:rPr>
          <w:rStyle w:val="CommentReference"/>
        </w:rPr>
        <w:commentReference w:id="23"/>
      </w:r>
      <w:ins w:id="24" w:author="Alex Damian Serrano" w:date="2024-11-11T12:26:00Z" w16du:dateUtc="2024-11-11T11:26:00Z">
        <w:r w:rsidR="00E63220">
          <w:rPr>
            <w:highlight w:val="yellow"/>
          </w:rPr>
          <w:t xml:space="preserve"> +</w:t>
        </w:r>
      </w:ins>
      <w:ins w:id="25" w:author="Alex Damian Serrano" w:date="2024-11-11T12:27:00Z" w16du:dateUtc="2024-11-11T11:27:00Z">
        <w:r w:rsidR="00E63220">
          <w:rPr>
            <w:highlight w:val="yellow"/>
          </w:rPr>
          <w:t xml:space="preserve"> 44.29</w:t>
        </w:r>
      </w:ins>
      <w:del w:id="26" w:author="Alex Damian Serrano" w:date="2024-11-11T12:23:00Z" w16du:dateUtc="2024-11-11T11:23:00Z">
        <w:r w:rsidR="00D907F5" w:rsidRPr="00832D4E" w:rsidDel="00E63220">
          <w:rPr>
            <w:highlight w:val="yellow"/>
          </w:rPr>
          <w:delText>,</w:delText>
        </w:r>
        <w:r w:rsidR="00D907F5" w:rsidDel="00E63220">
          <w:delText xml:space="preserve"> adjusted R</w:delText>
        </w:r>
        <w:r w:rsidR="00D907F5" w:rsidRPr="008B0D0A" w:rsidDel="00E63220">
          <w:rPr>
            <w:vertAlign w:val="superscript"/>
          </w:rPr>
          <w:delText>2</w:delText>
        </w:r>
        <w:r w:rsidR="00D907F5" w:rsidDel="00E63220">
          <w:delText xml:space="preserve"> = 0.003</w:delText>
        </w:r>
      </w:del>
      <w:r w:rsidR="00D907F5">
        <w:t xml:space="preserve">, </w:t>
      </w:r>
      <w:r>
        <w:t>p = 0.68, Fig. S1A), but a significant positive relationship with zooid-size corrected speed (</w:t>
      </w:r>
      <w:ins w:id="27" w:author="Alex Damian Serrano" w:date="2024-11-11T14:57:00Z" w16du:dateUtc="2024-11-11T13:57:00Z">
        <w:r w:rsidR="00724628">
          <w:t xml:space="preserve">N = </w:t>
        </w:r>
      </w:ins>
      <w:ins w:id="28" w:author="Alex Damian Serrano" w:date="2024-11-11T12:26:00Z" w16du:dateUtc="2024-11-11T11:26:00Z">
        <w:r w:rsidR="00E63220">
          <w:t>110, 18 species,</w:t>
        </w:r>
        <w:r w:rsidR="00E63220" w:rsidRPr="00832D4E">
          <w:rPr>
            <w:highlight w:val="yellow"/>
          </w:rPr>
          <w:t xml:space="preserve"> </w:t>
        </w:r>
      </w:ins>
      <w:r w:rsidR="00D907F5" w:rsidRPr="00832D4E">
        <w:rPr>
          <w:highlight w:val="yellow"/>
        </w:rPr>
        <w:t>Speed zooid</w:t>
      </w:r>
      <w:ins w:id="29" w:author="Alex Damian Serrano" w:date="2024-11-11T12:27:00Z" w16du:dateUtc="2024-11-11T11:27:00Z">
        <w:r w:rsidR="00E63220">
          <w:rPr>
            <w:highlight w:val="yellow"/>
          </w:rPr>
          <w:t xml:space="preserve"> lengths</w:t>
        </w:r>
      </w:ins>
      <w:del w:id="30" w:author="Alex Damian Serrano" w:date="2024-11-11T12:27:00Z" w16du:dateUtc="2024-11-11T11:27:00Z">
        <w:r w:rsidR="00D907F5" w:rsidRPr="00832D4E" w:rsidDel="00E63220">
          <w:rPr>
            <w:highlight w:val="yellow"/>
          </w:rPr>
          <w:delText>s</w:delText>
        </w:r>
      </w:del>
      <w:r w:rsidR="00D907F5" w:rsidRPr="00832D4E">
        <w:rPr>
          <w:highlight w:val="yellow"/>
        </w:rPr>
        <w:t xml:space="preserve">/s </w:t>
      </w:r>
      <w:ins w:id="31" w:author="Alex Damian Serrano" w:date="2024-11-11T12:27:00Z" w16du:dateUtc="2024-11-11T11:27:00Z">
        <w:r w:rsidR="00E63220">
          <w:rPr>
            <w:highlight w:val="yellow"/>
          </w:rPr>
          <w:t>=</w:t>
        </w:r>
      </w:ins>
      <w:del w:id="32" w:author="Alex Damian Serrano" w:date="2024-11-11T12:27:00Z" w16du:dateUtc="2024-11-11T11:27:00Z">
        <w:r w:rsidR="00D907F5" w:rsidRPr="00832D4E" w:rsidDel="00E63220">
          <w:rPr>
            <w:highlight w:val="yellow"/>
          </w:rPr>
          <w:delText>~</w:delText>
        </w:r>
      </w:del>
      <w:r w:rsidR="00D907F5" w:rsidRPr="00832D4E">
        <w:rPr>
          <w:highlight w:val="yellow"/>
        </w:rPr>
        <w:t xml:space="preserve"> </w:t>
      </w:r>
      <w:ins w:id="33" w:author="Alex Damian Serrano" w:date="2024-11-11T12:27:00Z" w16du:dateUtc="2024-11-11T11:27:00Z">
        <w:r w:rsidR="00E63220">
          <w:rPr>
            <w:highlight w:val="yellow"/>
          </w:rPr>
          <w:t>1.17*</w:t>
        </w:r>
      </w:ins>
      <w:r w:rsidR="00D907F5" w:rsidRPr="00832D4E">
        <w:rPr>
          <w:highlight w:val="yellow"/>
        </w:rPr>
        <w:t xml:space="preserve">Pulsation </w:t>
      </w:r>
      <w:commentRangeStart w:id="34"/>
      <w:commentRangeStart w:id="35"/>
      <w:r w:rsidR="00D907F5" w:rsidRPr="00832D4E">
        <w:rPr>
          <w:highlight w:val="yellow"/>
        </w:rPr>
        <w:t>rate</w:t>
      </w:r>
      <w:commentRangeEnd w:id="34"/>
      <w:r w:rsidR="00832D4E">
        <w:rPr>
          <w:rStyle w:val="CommentReference"/>
        </w:rPr>
        <w:commentReference w:id="34"/>
      </w:r>
      <w:commentRangeEnd w:id="35"/>
      <w:r w:rsidR="003658FC">
        <w:rPr>
          <w:rStyle w:val="CommentReference"/>
        </w:rPr>
        <w:commentReference w:id="35"/>
      </w:r>
      <w:ins w:id="36" w:author="Alex Damian Serrano" w:date="2024-11-11T12:27:00Z" w16du:dateUtc="2024-11-11T11:27:00Z">
        <w:r w:rsidR="00E63220">
          <w:rPr>
            <w:highlight w:val="yellow"/>
          </w:rPr>
          <w:t xml:space="preserve"> + </w:t>
        </w:r>
      </w:ins>
      <w:ins w:id="37" w:author="Alex Damian Serrano" w:date="2024-11-11T12:28:00Z" w16du:dateUtc="2024-11-11T11:28:00Z">
        <w:r w:rsidR="00E63220">
          <w:rPr>
            <w:highlight w:val="yellow"/>
          </w:rPr>
          <w:t>1.33</w:t>
        </w:r>
      </w:ins>
      <w:r w:rsidR="00D907F5" w:rsidRPr="00832D4E">
        <w:rPr>
          <w:highlight w:val="yellow"/>
        </w:rPr>
        <w:t>,</w:t>
      </w:r>
      <w:r w:rsidR="00D907F5">
        <w:t xml:space="preserve"> adjusted </w:t>
      </w:r>
      <w:r w:rsidR="00B52BE4">
        <w:t>R</w:t>
      </w:r>
      <w:r w:rsidR="00B52BE4" w:rsidRPr="008B0D0A">
        <w:rPr>
          <w:vertAlign w:val="superscript"/>
        </w:rPr>
        <w:t>2</w:t>
      </w:r>
      <w:r w:rsidR="00B52BE4">
        <w:t xml:space="preserve"> = </w:t>
      </w:r>
      <w:r w:rsidR="00D907F5">
        <w:t>0.18</w:t>
      </w:r>
      <w:r w:rsidR="00B52BE4">
        <w:t xml:space="preserve">, </w:t>
      </w:r>
      <w:r>
        <w:t>p &lt; 0.0001, Fig. S1B). Moreover, zooid length was positively correlated with speed, whether it is expressed as mm/s (</w:t>
      </w:r>
      <w:r w:rsidR="00D907F5">
        <w:t xml:space="preserve">Speed mm/s </w:t>
      </w:r>
      <w:ins w:id="38" w:author="Alex Damian Serrano" w:date="2024-11-11T12:29:00Z" w16du:dateUtc="2024-11-11T11:29:00Z">
        <w:r w:rsidR="00E63220">
          <w:t>=</w:t>
        </w:r>
      </w:ins>
      <w:del w:id="39" w:author="Alex Damian Serrano" w:date="2024-11-11T12:29:00Z" w16du:dateUtc="2024-11-11T11:29:00Z">
        <w:r w:rsidR="00D907F5" w:rsidDel="00E63220">
          <w:delText>~</w:delText>
        </w:r>
      </w:del>
      <w:r w:rsidR="00D907F5">
        <w:t xml:space="preserve"> </w:t>
      </w:r>
      <w:ins w:id="40" w:author="Alex Damian Serrano" w:date="2024-11-11T12:29:00Z" w16du:dateUtc="2024-11-11T11:29:00Z">
        <w:r w:rsidR="00E63220">
          <w:t>0.68*</w:t>
        </w:r>
      </w:ins>
      <w:r w:rsidR="00D907F5">
        <w:t>Zooid length</w:t>
      </w:r>
      <w:ins w:id="41" w:author="Alex Damian Serrano" w:date="2024-11-11T12:29:00Z" w16du:dateUtc="2024-11-11T11:29:00Z">
        <w:r w:rsidR="00E63220">
          <w:t xml:space="preserve"> + 40.7</w:t>
        </w:r>
      </w:ins>
      <w:r w:rsidR="00D907F5">
        <w:t>, adjusted R</w:t>
      </w:r>
      <w:r w:rsidR="00D907F5" w:rsidRPr="00D10F95">
        <w:rPr>
          <w:vertAlign w:val="superscript"/>
        </w:rPr>
        <w:t>2</w:t>
      </w:r>
      <w:r w:rsidR="00D907F5">
        <w:t xml:space="preserve"> = 0.06, </w:t>
      </w:r>
      <w:r>
        <w:t xml:space="preserve">p &lt; 0.0001, Fig. </w:t>
      </w:r>
      <w:r w:rsidR="000E3D7F">
        <w:t>S1C</w:t>
      </w:r>
      <w:r>
        <w:t>) or mm/pulse (</w:t>
      </w:r>
      <w:r w:rsidR="00D907F5">
        <w:t xml:space="preserve">Speed mm/pulse </w:t>
      </w:r>
      <w:ins w:id="42" w:author="Alex Damian Serrano" w:date="2024-11-11T12:30:00Z" w16du:dateUtc="2024-11-11T11:30:00Z">
        <w:r w:rsidR="00E63220">
          <w:t>=</w:t>
        </w:r>
      </w:ins>
      <w:del w:id="43" w:author="Alex Damian Serrano" w:date="2024-11-11T12:30:00Z" w16du:dateUtc="2024-11-11T11:30:00Z">
        <w:r w:rsidR="00D907F5" w:rsidDel="00E63220">
          <w:delText>~</w:delText>
        </w:r>
      </w:del>
      <w:r w:rsidR="00D907F5">
        <w:t xml:space="preserve"> </w:t>
      </w:r>
      <w:ins w:id="44" w:author="Alex Damian Serrano" w:date="2024-11-11T12:30:00Z" w16du:dateUtc="2024-11-11T11:30:00Z">
        <w:r w:rsidR="00E63220">
          <w:t>1.3*</w:t>
        </w:r>
      </w:ins>
      <w:r w:rsidR="00D907F5">
        <w:t>Zooid length</w:t>
      </w:r>
      <w:ins w:id="45" w:author="Alex Damian Serrano" w:date="2024-11-11T12:30:00Z" w16du:dateUtc="2024-11-11T11:30:00Z">
        <w:r w:rsidR="00E63220">
          <w:t xml:space="preserve"> + 4</w:t>
        </w:r>
      </w:ins>
      <w:r w:rsidR="00D907F5">
        <w:t>, adjusted R</w:t>
      </w:r>
      <w:r w:rsidR="00D907F5" w:rsidRPr="00D10F95">
        <w:rPr>
          <w:vertAlign w:val="superscript"/>
        </w:rPr>
        <w:t>2</w:t>
      </w:r>
      <w:r w:rsidR="00D907F5">
        <w:t xml:space="preserve"> = 0.42</w:t>
      </w:r>
      <w:r w:rsidR="00B52BE4">
        <w:t xml:space="preserve">, </w:t>
      </w:r>
      <w:r>
        <w:t xml:space="preserve">p &lt; 0.0001, Fig. </w:t>
      </w:r>
      <w:r w:rsidR="000E3D7F">
        <w:t>S1D</w:t>
      </w:r>
      <w:r w:rsidR="00D907F5">
        <w:t>)</w:t>
      </w:r>
      <w:r>
        <w:t>. Normalized swimming speeds (zooid lengths per pulse) allow for a more direct comparison of swimming speed across colonial architectures.</w:t>
      </w:r>
    </w:p>
    <w:p w14:paraId="38192DC2" w14:textId="63BB800B" w:rsidR="002320D6" w:rsidRDefault="00746BE9" w:rsidP="008B0D0A">
      <w:pPr>
        <w:spacing w:line="360" w:lineRule="auto"/>
        <w:jc w:val="both"/>
      </w:pPr>
      <w:ins w:id="46" w:author="Alex Damian Serrano" w:date="2024-11-11T19:18:00Z" w16du:dateUtc="2024-11-11T18:18:00Z">
        <w:r>
          <w:rPr>
            <w:noProof/>
          </w:rPr>
          <w:lastRenderedPageBreak/>
          <w:drawing>
            <wp:inline distT="0" distB="0" distL="0" distR="0" wp14:anchorId="2B2C11D2" wp14:editId="370DE56E">
              <wp:extent cx="5943600" cy="4566920"/>
              <wp:effectExtent l="0" t="0" r="0" b="5080"/>
              <wp:docPr id="45443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3559" name="Picture 4544335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ins>
    </w:p>
    <w:p w14:paraId="6453C8E2" w14:textId="3A1EA0C0" w:rsidR="002320D6" w:rsidRDefault="0094247D">
      <w:pPr>
        <w:spacing w:line="360" w:lineRule="auto"/>
        <w:jc w:val="both"/>
      </w:pPr>
      <w:del w:id="47" w:author="Alex Damian Serrano" w:date="2024-11-11T19:18:00Z" w16du:dateUtc="2024-11-11T18:18:00Z">
        <w:r w:rsidDel="00746BE9">
          <w:rPr>
            <w:noProof/>
          </w:rPr>
          <w:drawing>
            <wp:inline distT="114300" distB="114300" distL="114300" distR="114300" wp14:anchorId="45B44DB8" wp14:editId="4409B8D8">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del>
      <w:r>
        <w:t xml:space="preserve">Figure </w:t>
      </w:r>
      <w:r w:rsidR="00865248">
        <w:t>3</w:t>
      </w:r>
      <w:r>
        <w:t xml:space="preserve">. Boxplots showing the absolute (A) and corrected for body size and pulsation rate (B) swimming speeds recorded for each salp species and architecture (C, D) respectively. Colors correspond to colonial architecture types. </w:t>
      </w:r>
      <w:r w:rsidR="00814A42">
        <w:t xml:space="preserve">Sample sizes and </w:t>
      </w:r>
      <w:r w:rsidR="00A31EE3">
        <w:t>Tukey’s post-hoc pairwise comparisons across architecture types are listed in Dataset 1</w:t>
      </w:r>
      <w:r w:rsidR="001C168E">
        <w:t>A</w:t>
      </w:r>
      <w:r w:rsidR="00A31EE3">
        <w:t xml:space="preserve"> and Table S2</w:t>
      </w:r>
      <w:r w:rsidR="001C168E">
        <w:t>A</w:t>
      </w:r>
      <w:r w:rsidR="00A31EE3">
        <w:t>, respectively.</w:t>
      </w:r>
    </w:p>
    <w:p w14:paraId="56443A9B" w14:textId="6D6718C5" w:rsidR="001C168E" w:rsidRPr="00832D4E" w:rsidRDefault="001C168E" w:rsidP="008B0D0A">
      <w:pPr>
        <w:spacing w:line="360" w:lineRule="auto"/>
        <w:jc w:val="both"/>
        <w:rPr>
          <w:i/>
        </w:rPr>
      </w:pPr>
    </w:p>
    <w:p w14:paraId="272E24E5" w14:textId="25AE991E" w:rsidR="00832D4E" w:rsidRPr="00832D4E" w:rsidRDefault="00832D4E" w:rsidP="008B0D0A">
      <w:pPr>
        <w:spacing w:line="360" w:lineRule="auto"/>
        <w:jc w:val="both"/>
        <w:rPr>
          <w:i/>
        </w:rPr>
      </w:pPr>
      <w:commentRangeStart w:id="48"/>
      <w:r w:rsidRPr="00832D4E">
        <w:rPr>
          <w:i/>
          <w:highlight w:val="yellow"/>
        </w:rPr>
        <w:t>Swimming</w:t>
      </w:r>
      <w:commentRangeEnd w:id="48"/>
      <w:r>
        <w:rPr>
          <w:rStyle w:val="CommentReference"/>
        </w:rPr>
        <w:commentReference w:id="48"/>
      </w:r>
      <w:r w:rsidRPr="00832D4E">
        <w:rPr>
          <w:i/>
          <w:highlight w:val="yellow"/>
        </w:rPr>
        <w:t xml:space="preserve"> speeds across salp architectures</w:t>
      </w:r>
    </w:p>
    <w:p w14:paraId="6845D51E" w14:textId="006F94F6" w:rsidR="00CF2B99" w:rsidRDefault="00B72B25" w:rsidP="008B0D0A">
      <w:pPr>
        <w:spacing w:line="360" w:lineRule="auto"/>
        <w:ind w:firstLine="720"/>
        <w:jc w:val="both"/>
      </w:pPr>
      <w:r>
        <w:t>S</w:t>
      </w:r>
      <w:r w:rsidR="0094247D" w:rsidRPr="00DB1A81">
        <w:t>wimming speed varie</w:t>
      </w:r>
      <w:r>
        <w:t>d</w:t>
      </w:r>
      <w:r w:rsidR="0094247D" w:rsidRPr="00DB1A81">
        <w:t xml:space="preserve"> </w:t>
      </w:r>
      <w:r w:rsidR="001C5843">
        <w:t>significantly (</w:t>
      </w:r>
      <w:ins w:id="49" w:author="Alex Damian Serrano" w:date="2024-11-11T12:35:00Z" w16du:dateUtc="2024-11-11T11:35:00Z">
        <w:r w:rsidR="00B12978">
          <w:t xml:space="preserve">5 architectures, 16 species, </w:t>
        </w:r>
      </w:ins>
      <w:ins w:id="50" w:author="Alex Damian Serrano" w:date="2024-11-11T14:57:00Z" w16du:dateUtc="2024-11-11T13:57:00Z">
        <w:r w:rsidR="00724628">
          <w:t xml:space="preserve">N = </w:t>
        </w:r>
      </w:ins>
      <w:ins w:id="51" w:author="Alex Damian Serrano" w:date="2024-11-11T12:34:00Z" w16du:dateUtc="2024-11-11T11:34:00Z">
        <w:r w:rsidR="00B12978">
          <w:t>109</w:t>
        </w:r>
      </w:ins>
      <w:ins w:id="52" w:author="Alex Damian Serrano" w:date="2024-11-11T12:35:00Z" w16du:dateUtc="2024-11-11T11:35:00Z">
        <w:r w:rsidR="00B12978">
          <w:t xml:space="preserve">, </w:t>
        </w:r>
      </w:ins>
      <w:ins w:id="53" w:author="Alex Damian Serrano" w:date="2024-11-11T14:57:00Z" w16du:dateUtc="2024-11-11T13:57:00Z">
        <w:r w:rsidR="00724628">
          <w:t xml:space="preserve">n = </w:t>
        </w:r>
      </w:ins>
      <w:ins w:id="54" w:author="Alex Damian Serrano" w:date="2024-11-11T12:35:00Z" w16du:dateUtc="2024-11-11T11:35:00Z">
        <w:r w:rsidR="00B12978">
          <w:t>913</w:t>
        </w:r>
      </w:ins>
      <w:ins w:id="55" w:author="Alex Damian Serrano" w:date="2024-11-11T12:34:00Z" w16du:dateUtc="2024-11-11T11:34:00Z">
        <w:r w:rsidR="00B12978">
          <w:t xml:space="preserve">, </w:t>
        </w:r>
      </w:ins>
      <w:r w:rsidR="001C5843">
        <w:t>ANOVA</w:t>
      </w:r>
      <w:ins w:id="56" w:author="Alex Damian Serrano" w:date="2024-11-11T13:43:00Z" w16du:dateUtc="2024-11-11T12:43:00Z">
        <w:r w:rsidR="00114755">
          <w:t xml:space="preserve"> F </w:t>
        </w:r>
      </w:ins>
      <w:ins w:id="57" w:author="Alex Damian Serrano" w:date="2024-11-11T13:44:00Z" w16du:dateUtc="2024-11-11T12:44:00Z">
        <w:r w:rsidR="00114755">
          <w:t>&gt;</w:t>
        </w:r>
      </w:ins>
      <w:ins w:id="58" w:author="Alex Damian Serrano" w:date="2024-11-11T13:43:00Z" w16du:dateUtc="2024-11-11T12:43:00Z">
        <w:r w:rsidR="00114755">
          <w:t xml:space="preserve"> 38,</w:t>
        </w:r>
      </w:ins>
      <w:commentRangeStart w:id="59"/>
      <w:r w:rsidR="001C5843">
        <w:t xml:space="preserve"> </w:t>
      </w:r>
      <w:commentRangeEnd w:id="59"/>
      <w:r w:rsidR="00832D4E">
        <w:rPr>
          <w:rStyle w:val="CommentReference"/>
        </w:rPr>
        <w:commentReference w:id="59"/>
      </w:r>
      <w:r w:rsidR="001C5843">
        <w:t xml:space="preserve">p &lt; 0.001) </w:t>
      </w:r>
      <w:commentRangeStart w:id="60"/>
      <w:commentRangeStart w:id="61"/>
      <w:r w:rsidR="0094247D" w:rsidRPr="00DB1A81">
        <w:t xml:space="preserve">between colonial architecture types (Fig. </w:t>
      </w:r>
      <w:r w:rsidR="00C11132">
        <w:t>3</w:t>
      </w:r>
      <w:r w:rsidR="00C11132" w:rsidRPr="00DB1A81">
        <w:t>C</w:t>
      </w:r>
      <w:r w:rsidR="0094247D" w:rsidRPr="00DB1A81">
        <w:t>, D</w:t>
      </w:r>
      <w:r w:rsidR="00827416" w:rsidRPr="008B0D0A">
        <w:t>, Table S</w:t>
      </w:r>
      <w:r w:rsidR="001C168E">
        <w:t>2A</w:t>
      </w:r>
      <w:r w:rsidR="0094247D" w:rsidRPr="00DB1A81">
        <w:t xml:space="preserve">). </w:t>
      </w:r>
      <w:commentRangeStart w:id="62"/>
      <w:commentRangeEnd w:id="60"/>
      <w:r w:rsidR="00506A9B" w:rsidRPr="00DB1A81">
        <w:rPr>
          <w:rStyle w:val="CommentReference"/>
        </w:rPr>
        <w:commentReference w:id="60"/>
      </w:r>
      <w:commentRangeEnd w:id="61"/>
      <w:r w:rsidR="00BA6DA0" w:rsidRPr="00DB1A81">
        <w:rPr>
          <w:rStyle w:val="CommentReference"/>
        </w:rPr>
        <w:commentReference w:id="61"/>
      </w:r>
      <w:r>
        <w:t>M</w:t>
      </w:r>
      <w:r w:rsidR="00CF2B99">
        <w:t xml:space="preserve">easurements of helical and oblique chains </w:t>
      </w:r>
      <w:r>
        <w:t>were</w:t>
      </w:r>
      <w:r w:rsidR="00CF2B99">
        <w:t xml:space="preserve"> limited to a single specimen, so </w:t>
      </w:r>
      <w:del w:id="63" w:author="Alex Damian Serrano" w:date="2024-11-11T12:36:00Z" w16du:dateUtc="2024-11-11T11:36:00Z">
        <w:r w:rsidR="00CF2B99" w:rsidDel="00B12978">
          <w:delText>this result should be interpreted with care</w:delText>
        </w:r>
      </w:del>
      <w:ins w:id="64" w:author="Alex Damian Serrano" w:date="2024-11-11T12:36:00Z" w16du:dateUtc="2024-11-11T11:36:00Z">
        <w:r w:rsidR="00B12978">
          <w:t>they were excluded from the analysis</w:t>
        </w:r>
      </w:ins>
      <w:r w:rsidR="00CF2B99">
        <w:t>.</w:t>
      </w:r>
      <w:r w:rsidR="0094247D">
        <w:t xml:space="preserve"> </w:t>
      </w:r>
      <w:commentRangeEnd w:id="62"/>
      <w:r w:rsidR="00832D4E">
        <w:rPr>
          <w:rStyle w:val="CommentReference"/>
        </w:rPr>
        <w:commentReference w:id="62"/>
      </w:r>
      <w:r w:rsidR="00B52BE4">
        <w:t>In terms of absolute speed (mm/s), l</w:t>
      </w:r>
      <w:r w:rsidR="00827416">
        <w:t xml:space="preserve">inear architectures </w:t>
      </w:r>
      <w:r>
        <w:t>we</w:t>
      </w:r>
      <w:r w:rsidR="00827416">
        <w:t>re significantly faster than every other architecture</w:t>
      </w:r>
      <w:r w:rsidR="00B52BE4">
        <w:t xml:space="preserve"> </w:t>
      </w:r>
      <w:del w:id="65" w:author="Alex Damian Serrano" w:date="2024-11-11T12:39:00Z" w16du:dateUtc="2024-11-11T11:39:00Z">
        <w:r w:rsidR="00B52BE4" w:rsidDel="005E5603">
          <w:delText>except helical</w:delText>
        </w:r>
        <w:r w:rsidR="00827416" w:rsidDel="005E5603">
          <w:delText xml:space="preserve"> </w:delText>
        </w:r>
      </w:del>
      <w:r w:rsidR="00827416">
        <w:t>(Tukey’s p &lt; 0.0</w:t>
      </w:r>
      <w:r w:rsidR="00492A72">
        <w:t>01</w:t>
      </w:r>
      <w:r w:rsidR="00827416">
        <w:t>)</w:t>
      </w:r>
      <w:r w:rsidR="00B52BE4">
        <w:t xml:space="preserve">. </w:t>
      </w:r>
      <w:r w:rsidR="00CD43FD">
        <w:t>While b</w:t>
      </w:r>
      <w:r w:rsidR="00B52BE4">
        <w:t xml:space="preserve">ipinnate </w:t>
      </w:r>
      <w:r w:rsidR="00DB1A81">
        <w:t>chains</w:t>
      </w:r>
      <w:r w:rsidR="00B52BE4">
        <w:t xml:space="preserve"> </w:t>
      </w:r>
      <w:r>
        <w:t>we</w:t>
      </w:r>
      <w:r w:rsidR="00B52BE4">
        <w:t>re</w:t>
      </w:r>
      <w:r w:rsidR="00CD43FD">
        <w:t xml:space="preserve"> significantly</w:t>
      </w:r>
      <w:r w:rsidR="00B52BE4">
        <w:t xml:space="preserve"> slower than linear </w:t>
      </w:r>
      <w:del w:id="66" w:author="Alex Damian Serrano" w:date="2024-11-11T12:40:00Z" w16du:dateUtc="2024-11-11T11:40:00Z">
        <w:r w:rsidR="00B52BE4" w:rsidDel="005E5603">
          <w:delText>ones</w:delText>
        </w:r>
        <w:r w:rsidR="00492A72" w:rsidDel="005E5603">
          <w:delText xml:space="preserve"> </w:delText>
        </w:r>
      </w:del>
      <w:ins w:id="67" w:author="Alex Damian Serrano" w:date="2024-11-11T12:40:00Z" w16du:dateUtc="2024-11-11T11:40:00Z">
        <w:r w:rsidR="005E5603">
          <w:t>chains</w:t>
        </w:r>
      </w:ins>
      <w:ins w:id="68" w:author="Alex Damian Serrano" w:date="2024-11-11T12:41:00Z" w16du:dateUtc="2024-11-11T11:41:00Z">
        <w:r w:rsidR="007F2797">
          <w:t xml:space="preserve">, </w:t>
        </w:r>
      </w:ins>
      <w:del w:id="69" w:author="Alex Damian Serrano" w:date="2024-11-11T12:41:00Z" w16du:dateUtc="2024-11-11T11:41:00Z">
        <w:r w:rsidR="00492A72" w:rsidDel="007F2797">
          <w:delText xml:space="preserve">and </w:delText>
        </w:r>
      </w:del>
      <w:del w:id="70" w:author="Alex Damian Serrano" w:date="2024-11-11T12:40:00Z" w16du:dateUtc="2024-11-11T11:40:00Z">
        <w:r w:rsidR="00492A72" w:rsidDel="005E5603">
          <w:delText xml:space="preserve">on par to </w:delText>
        </w:r>
      </w:del>
      <w:del w:id="71" w:author="Alex Damian Serrano" w:date="2024-11-11T12:41:00Z" w16du:dateUtc="2024-11-11T11:41:00Z">
        <w:r w:rsidR="00492A72" w:rsidDel="007F2797">
          <w:delText>clusters</w:delText>
        </w:r>
        <w:r w:rsidR="00B52BE4" w:rsidDel="007F2797">
          <w:delText xml:space="preserve">, </w:delText>
        </w:r>
      </w:del>
      <w:r w:rsidR="00CD43FD">
        <w:t xml:space="preserve">they </w:t>
      </w:r>
      <w:r>
        <w:t>we</w:t>
      </w:r>
      <w:r w:rsidR="00CD43FD">
        <w:t>re</w:t>
      </w:r>
      <w:r w:rsidR="00B52BE4">
        <w:t xml:space="preserve"> significantly faster than </w:t>
      </w:r>
      <w:r w:rsidR="00492A72">
        <w:t xml:space="preserve">transversal chains, </w:t>
      </w:r>
      <w:ins w:id="72" w:author="Alex Damian Serrano" w:date="2024-11-11T12:41:00Z" w16du:dateUtc="2024-11-11T11:41:00Z">
        <w:r w:rsidR="007F2797">
          <w:t xml:space="preserve">clusters, </w:t>
        </w:r>
      </w:ins>
      <w:del w:id="73" w:author="Alex Damian Serrano" w:date="2024-11-11T12:41:00Z" w16du:dateUtc="2024-11-11T11:41:00Z">
        <w:r w:rsidR="00492A72" w:rsidDel="007F2797">
          <w:delText xml:space="preserve">oblique chains, </w:delText>
        </w:r>
      </w:del>
      <w:r w:rsidR="00492A72">
        <w:t>and whorls (Tukey’s p &lt; 0.0</w:t>
      </w:r>
      <w:ins w:id="74" w:author="Alex Damian Serrano" w:date="2024-11-11T12:41:00Z" w16du:dateUtc="2024-11-11T11:41:00Z">
        <w:r w:rsidR="007F2797">
          <w:t>0</w:t>
        </w:r>
      </w:ins>
      <w:ins w:id="75" w:author="Alex Damian Serrano" w:date="2024-11-11T12:43:00Z" w16du:dateUtc="2024-11-11T11:43:00Z">
        <w:r w:rsidR="001A7F8C">
          <w:t>2</w:t>
        </w:r>
      </w:ins>
      <w:del w:id="76" w:author="Alex Damian Serrano" w:date="2024-11-11T12:41:00Z" w16du:dateUtc="2024-11-11T11:41:00Z">
        <w:r w:rsidR="00492A72" w:rsidDel="007F2797">
          <w:delText>2</w:delText>
        </w:r>
      </w:del>
      <w:r w:rsidR="00492A72">
        <w:t>)</w:t>
      </w:r>
      <w:r w:rsidR="00B52BE4">
        <w:t xml:space="preserve">. </w:t>
      </w:r>
      <w:r w:rsidR="00492A72">
        <w:t xml:space="preserve">Clusters </w:t>
      </w:r>
      <w:r>
        <w:t>we</w:t>
      </w:r>
      <w:r w:rsidR="00492A72">
        <w:t xml:space="preserve">re </w:t>
      </w:r>
      <w:ins w:id="77" w:author="Alex Damian Serrano" w:date="2024-11-11T12:42:00Z" w16du:dateUtc="2024-11-11T11:42:00Z">
        <w:r w:rsidR="007F2797">
          <w:t xml:space="preserve">not </w:t>
        </w:r>
      </w:ins>
      <w:r w:rsidR="00492A72">
        <w:t>significantly faster than transversal chains</w:t>
      </w:r>
      <w:ins w:id="78" w:author="Alex Damian Serrano" w:date="2024-11-11T12:43:00Z" w16du:dateUtc="2024-11-11T11:43:00Z">
        <w:r w:rsidR="007F2797">
          <w:t xml:space="preserve"> nor</w:t>
        </w:r>
      </w:ins>
      <w:del w:id="79" w:author="Alex Damian Serrano" w:date="2024-11-11T12:43:00Z" w16du:dateUtc="2024-11-11T11:43:00Z">
        <w:r w:rsidR="00492A72" w:rsidDel="007F2797">
          <w:delText>,</w:delText>
        </w:r>
      </w:del>
      <w:r w:rsidR="00492A72">
        <w:t xml:space="preserve"> whorls</w:t>
      </w:r>
      <w:del w:id="80" w:author="Alex Damian Serrano" w:date="2024-11-11T12:43:00Z" w16du:dateUtc="2024-11-11T11:43:00Z">
        <w:r w:rsidR="00492A72" w:rsidDel="007F2797">
          <w:delText>, and oblique chains (Tukey’s p &lt; 0.01)</w:delText>
        </w:r>
      </w:del>
      <w:r w:rsidR="00492A72">
        <w:t>.</w:t>
      </w:r>
      <w:r w:rsidR="00827416">
        <w:t xml:space="preserve"> </w:t>
      </w:r>
      <w:r w:rsidR="00492A72">
        <w:t xml:space="preserve">Transversal chains </w:t>
      </w:r>
      <w:r>
        <w:t>we</w:t>
      </w:r>
      <w:r w:rsidR="00492A72">
        <w:t>re on par to whorls</w:t>
      </w:r>
      <w:del w:id="81" w:author="Alex Damian Serrano" w:date="2024-11-11T12:44:00Z" w16du:dateUtc="2024-11-11T11:44:00Z">
        <w:r w:rsidR="00492A72" w:rsidDel="001A7F8C">
          <w:delText xml:space="preserve"> and oblique chains</w:delText>
        </w:r>
      </w:del>
      <w:r w:rsidR="00492A72">
        <w:t xml:space="preserve">, with no significant differences between them. </w:t>
      </w:r>
    </w:p>
    <w:p w14:paraId="7D4E81E1" w14:textId="514D63B5" w:rsidR="002320D6" w:rsidRDefault="00DB1A81" w:rsidP="008B0D0A">
      <w:pPr>
        <w:spacing w:line="360" w:lineRule="auto"/>
        <w:ind w:firstLine="720"/>
        <w:jc w:val="both"/>
      </w:pPr>
      <w:r>
        <w:lastRenderedPageBreak/>
        <w:t xml:space="preserve">In terms of relative speed (zooid lengths/pulse), linear architectures </w:t>
      </w:r>
      <w:r w:rsidR="00B72B25">
        <w:t>we</w:t>
      </w:r>
      <w:r>
        <w:t xml:space="preserve">re significantly faster than every other architecture </w:t>
      </w:r>
      <w:del w:id="82" w:author="Alex Damian Serrano" w:date="2024-11-11T12:46:00Z" w16du:dateUtc="2024-11-11T11:46:00Z">
        <w:r w:rsidDel="006D0F3D">
          <w:delText xml:space="preserve">except helical </w:delText>
        </w:r>
      </w:del>
      <w:r>
        <w:t xml:space="preserve">(Tukey’s p &lt; 0.001). Bipinnate chains </w:t>
      </w:r>
      <w:r w:rsidR="00B72B25">
        <w:t>we</w:t>
      </w:r>
      <w:r>
        <w:t>re significantly faster than</w:t>
      </w:r>
      <w:r w:rsidR="00CF2B99">
        <w:t xml:space="preserve"> </w:t>
      </w:r>
      <w:del w:id="83" w:author="Alex Damian Serrano" w:date="2024-11-11T12:47:00Z" w16du:dateUtc="2024-11-11T11:47:00Z">
        <w:r w:rsidR="00CF2B99" w:rsidDel="006D0F3D">
          <w:delText xml:space="preserve">clusters, </w:delText>
        </w:r>
      </w:del>
      <w:r w:rsidR="00CF2B99">
        <w:t>whorls</w:t>
      </w:r>
      <w:del w:id="84" w:author="Alex Damian Serrano" w:date="2024-11-11T12:47:00Z" w16du:dateUtc="2024-11-11T11:47:00Z">
        <w:r w:rsidR="00CF2B99" w:rsidDel="006D0F3D">
          <w:delText>,</w:delText>
        </w:r>
      </w:del>
      <w:r w:rsidR="00CF2B99">
        <w:t xml:space="preserve"> </w:t>
      </w:r>
      <w:ins w:id="85" w:author="Alex Damian Serrano" w:date="2024-11-11T12:46:00Z" w16du:dateUtc="2024-11-11T11:46:00Z">
        <w:r w:rsidR="006D0F3D">
          <w:t xml:space="preserve">and </w:t>
        </w:r>
      </w:ins>
      <w:r w:rsidR="00CF2B99">
        <w:t>transversal chains</w:t>
      </w:r>
      <w:del w:id="86" w:author="Alex Damian Serrano" w:date="2024-11-11T12:46:00Z" w16du:dateUtc="2024-11-11T11:46:00Z">
        <w:r w:rsidR="00CF2B99" w:rsidDel="006D0F3D">
          <w:delText>, and oblique chains</w:delText>
        </w:r>
      </w:del>
      <w:r w:rsidR="00CF2B99">
        <w:t xml:space="preserve"> (Tukey’s p &lt; 0.</w:t>
      </w:r>
      <w:del w:id="87" w:author="Alex Damian Serrano" w:date="2024-11-11T12:47:00Z" w16du:dateUtc="2024-11-11T11:47:00Z">
        <w:r w:rsidR="00CF2B99" w:rsidDel="006D0F3D">
          <w:delText>008</w:delText>
        </w:r>
      </w:del>
      <w:ins w:id="88" w:author="Alex Damian Serrano" w:date="2024-11-11T12:47:00Z" w16du:dateUtc="2024-11-11T11:47:00Z">
        <w:r w:rsidR="006D0F3D">
          <w:t>01</w:t>
        </w:r>
      </w:ins>
      <w:r w:rsidR="00CF2B99">
        <w:t>)</w:t>
      </w:r>
      <w:ins w:id="89" w:author="Alex Damian Serrano" w:date="2024-11-11T12:47:00Z" w16du:dateUtc="2024-11-11T11:47:00Z">
        <w:r w:rsidR="006D0F3D">
          <w:t>, but not significantly different from clusters</w:t>
        </w:r>
      </w:ins>
      <w:r w:rsidR="00CF2B99">
        <w:t xml:space="preserve">. </w:t>
      </w:r>
      <w:del w:id="90" w:author="Alex Damian Serrano" w:date="2024-11-11T12:47:00Z" w16du:dateUtc="2024-11-11T11:47:00Z">
        <w:r w:rsidR="00CF2B99" w:rsidDel="006D0F3D">
          <w:delText xml:space="preserve">Helical chains </w:delText>
        </w:r>
        <w:r w:rsidR="00B72B25" w:rsidDel="006D0F3D">
          <w:delText>we</w:delText>
        </w:r>
        <w:r w:rsidR="00CF2B99" w:rsidDel="006D0F3D">
          <w:delText xml:space="preserve">re significantly faster than whorls and oblique chains (Tukey’s p &lt; 0.03). </w:delText>
        </w:r>
      </w:del>
      <w:r w:rsidR="00CF2B99">
        <w:t xml:space="preserve">Clusters </w:t>
      </w:r>
      <w:r w:rsidR="00B72B25">
        <w:t>we</w:t>
      </w:r>
      <w:r w:rsidR="00CF2B99">
        <w:t xml:space="preserve">re </w:t>
      </w:r>
      <w:del w:id="91" w:author="Alex Damian Serrano" w:date="2024-11-11T12:48:00Z" w16du:dateUtc="2024-11-11T11:48:00Z">
        <w:r w:rsidR="00CF2B99" w:rsidDel="006D0F3D">
          <w:delText xml:space="preserve">on par with helical chains for relative speed and </w:delText>
        </w:r>
        <w:r w:rsidR="00B72B25" w:rsidDel="006D0F3D">
          <w:delText>we</w:delText>
        </w:r>
        <w:r w:rsidR="00CF2B99" w:rsidDel="006D0F3D">
          <w:delText xml:space="preserve">re also </w:delText>
        </w:r>
      </w:del>
      <w:r w:rsidR="00CF2B99">
        <w:t>significantly faster than whorls</w:t>
      </w:r>
      <w:ins w:id="92" w:author="Alex Damian Serrano" w:date="2024-11-11T12:48:00Z" w16du:dateUtc="2024-11-11T11:48:00Z">
        <w:r w:rsidR="006D0F3D">
          <w:t xml:space="preserve"> (Tukey’s p &lt; 0.001)</w:t>
        </w:r>
      </w:ins>
      <w:ins w:id="93" w:author="Alex Damian Serrano" w:date="2024-11-11T12:49:00Z" w16du:dateUtc="2024-11-11T11:49:00Z">
        <w:r w:rsidR="006D0F3D">
          <w:t xml:space="preserve"> in relative speed</w:t>
        </w:r>
      </w:ins>
      <w:del w:id="94" w:author="Alex Damian Serrano" w:date="2024-11-11T12:48:00Z" w16du:dateUtc="2024-11-11T11:48:00Z">
        <w:r w:rsidR="00CF2B99" w:rsidDel="006D0F3D">
          <w:delText xml:space="preserve"> and oblique chains</w:delText>
        </w:r>
      </w:del>
      <w:r w:rsidR="00CF2B99">
        <w:t>. Whorls</w:t>
      </w:r>
      <w:ins w:id="95" w:author="Alex Damian Serrano" w:date="2024-11-11T12:48:00Z" w16du:dateUtc="2024-11-11T11:48:00Z">
        <w:r w:rsidR="006D0F3D">
          <w:t xml:space="preserve"> and</w:t>
        </w:r>
      </w:ins>
      <w:del w:id="96" w:author="Alex Damian Serrano" w:date="2024-11-11T12:48:00Z" w16du:dateUtc="2024-11-11T11:48:00Z">
        <w:r w:rsidR="00CF2B99" w:rsidDel="006D0F3D">
          <w:delText>,</w:delText>
        </w:r>
      </w:del>
      <w:r w:rsidR="00CF2B99">
        <w:t xml:space="preserve"> transversal chains</w:t>
      </w:r>
      <w:del w:id="97" w:author="Alex Damian Serrano" w:date="2024-11-11T12:48:00Z" w16du:dateUtc="2024-11-11T11:48:00Z">
        <w:r w:rsidR="00CF2B99" w:rsidDel="006D0F3D">
          <w:delText>, and oblique chains</w:delText>
        </w:r>
      </w:del>
      <w:r w:rsidR="00CF2B99">
        <w:t xml:space="preserve"> </w:t>
      </w:r>
      <w:r w:rsidR="00B72B25">
        <w:t>presented</w:t>
      </w:r>
      <w:r w:rsidR="00CF2B99">
        <w:t xml:space="preserve"> similar relative </w:t>
      </w:r>
      <w:r w:rsidR="00B72B25">
        <w:t xml:space="preserve">swimming </w:t>
      </w:r>
      <w:r w:rsidR="00CF2B99">
        <w:t>speeds with no significant differences.</w:t>
      </w:r>
    </w:p>
    <w:p w14:paraId="39592F08" w14:textId="3BC4ACF5" w:rsidR="002320D6" w:rsidRDefault="0094247D">
      <w:pPr>
        <w:spacing w:line="360" w:lineRule="auto"/>
        <w:jc w:val="both"/>
      </w:pPr>
      <w:r>
        <w:rPr>
          <w:color w:val="222222"/>
          <w:highlight w:val="white"/>
        </w:rPr>
        <w:tab/>
        <w:t xml:space="preserve">Since linear architectures had </w:t>
      </w:r>
      <w:del w:id="98" w:author="Alex Damian Serrano" w:date="2024-11-11T12:50:00Z" w16du:dateUtc="2024-11-11T11:50:00Z">
        <w:r w:rsidDel="00A8099B">
          <w:rPr>
            <w:color w:val="222222"/>
            <w:highlight w:val="white"/>
          </w:rPr>
          <w:delText xml:space="preserve">faster </w:delText>
        </w:r>
      </w:del>
      <w:ins w:id="99" w:author="Alex Damian Serrano" w:date="2024-11-11T12:50:00Z" w16du:dateUtc="2024-11-11T11:50:00Z">
        <w:r w:rsidR="00A8099B">
          <w:rPr>
            <w:color w:val="222222"/>
            <w:highlight w:val="white"/>
          </w:rPr>
          <w:t xml:space="preserve">the fastest </w:t>
        </w:r>
      </w:ins>
      <w:r>
        <w:rPr>
          <w:color w:val="222222"/>
          <w:highlight w:val="white"/>
        </w:rPr>
        <w:t xml:space="preserve">mean swimming speeds (Fig. </w:t>
      </w:r>
      <w:r w:rsidR="00C11132">
        <w:rPr>
          <w:color w:val="222222"/>
          <w:highlight w:val="white"/>
        </w:rPr>
        <w:t>3C</w:t>
      </w:r>
      <w:r>
        <w:rPr>
          <w:color w:val="222222"/>
          <w:highlight w:val="white"/>
        </w:rPr>
        <w:t xml:space="preserve">, D), we investigated the relationship between </w:t>
      </w:r>
      <w:r>
        <w:t xml:space="preserve">swimming speeds with the dorsoventral zooid rotation angle, which represents the degree of linearity of the colony (Fig. </w:t>
      </w:r>
      <w:r w:rsidR="00C11132">
        <w:t>4</w:t>
      </w:r>
      <w:r>
        <w:t xml:space="preserve">). </w:t>
      </w:r>
      <w:r w:rsidR="00A31EE3">
        <w:t>S</w:t>
      </w:r>
      <w:r>
        <w:t>pecies with more parallel (lower angles) dorsoventral zooid rotation present</w:t>
      </w:r>
      <w:r w:rsidR="00637BF6">
        <w:t>ed</w:t>
      </w:r>
      <w:r>
        <w:t xml:space="preserve"> faster absolute speeds (</w:t>
      </w:r>
      <w:ins w:id="100" w:author="Alex Damian Serrano" w:date="2024-11-11T14:57:00Z" w16du:dateUtc="2024-11-11T13:57:00Z">
        <w:r w:rsidR="00724628">
          <w:t xml:space="preserve">n = </w:t>
        </w:r>
      </w:ins>
      <w:ins w:id="101" w:author="Alex Damian Serrano" w:date="2024-11-11T12:52:00Z" w16du:dateUtc="2024-11-11T11:52:00Z">
        <w:r w:rsidR="00B251E8">
          <w:t>9</w:t>
        </w:r>
      </w:ins>
      <w:ins w:id="102" w:author="Alex Damian Serrano" w:date="2024-11-11T12:53:00Z" w16du:dateUtc="2024-11-11T11:53:00Z">
        <w:r w:rsidR="00B251E8">
          <w:t>10</w:t>
        </w:r>
      </w:ins>
      <w:ins w:id="103" w:author="Alex Damian Serrano" w:date="2024-11-11T12:52:00Z" w16du:dateUtc="2024-11-11T11:52:00Z">
        <w:r w:rsidR="00B251E8">
          <w:t xml:space="preserve">, </w:t>
        </w:r>
      </w:ins>
      <w:ins w:id="104" w:author="Alex Damian Serrano" w:date="2024-11-11T14:57:00Z" w16du:dateUtc="2024-11-11T13:57:00Z">
        <w:r w:rsidR="00724628">
          <w:t xml:space="preserve">N = </w:t>
        </w:r>
      </w:ins>
      <w:ins w:id="105" w:author="Alex Damian Serrano" w:date="2024-11-11T12:53:00Z" w16du:dateUtc="2024-11-11T11:53:00Z">
        <w:r w:rsidR="00B251E8">
          <w:t>107,</w:t>
        </w:r>
      </w:ins>
      <w:ins w:id="106" w:author="Alex Damian Serrano" w:date="2024-11-11T12:54:00Z" w16du:dateUtc="2024-11-11T11:54:00Z">
        <w:r w:rsidR="00B251E8">
          <w:t xml:space="preserve"> 16 species,</w:t>
        </w:r>
      </w:ins>
      <w:ins w:id="107" w:author="Alex Damian Serrano" w:date="2024-11-11T12:53:00Z" w16du:dateUtc="2024-11-11T11:53:00Z">
        <w:r w:rsidR="00B251E8">
          <w:t xml:space="preserve"> </w:t>
        </w:r>
      </w:ins>
      <w:commentRangeStart w:id="108"/>
      <w:r w:rsidR="00D907F5">
        <w:t xml:space="preserve">Speed mm/s </w:t>
      </w:r>
      <w:ins w:id="109" w:author="Alex Damian Serrano" w:date="2024-11-11T12:50:00Z" w16du:dateUtc="2024-11-11T11:50:00Z">
        <w:r w:rsidR="00A8099B">
          <w:t>=</w:t>
        </w:r>
      </w:ins>
      <w:del w:id="110" w:author="Alex Damian Serrano" w:date="2024-11-11T12:50:00Z" w16du:dateUtc="2024-11-11T11:50:00Z">
        <w:r w:rsidR="00D907F5" w:rsidDel="00A8099B">
          <w:delText>~</w:delText>
        </w:r>
      </w:del>
      <w:r w:rsidR="00D907F5">
        <w:t xml:space="preserve"> </w:t>
      </w:r>
      <w:ins w:id="111" w:author="Alex Damian Serrano" w:date="2024-11-11T12:54:00Z" w16du:dateUtc="2024-11-11T11:54:00Z">
        <w:r w:rsidR="00B251E8">
          <w:t>-0.78*</w:t>
        </w:r>
      </w:ins>
      <w:r w:rsidR="00D907F5">
        <w:t>DV Zooid angle</w:t>
      </w:r>
      <w:ins w:id="112" w:author="Alex Damian Serrano" w:date="2024-11-11T12:54:00Z" w16du:dateUtc="2024-11-11T11:54:00Z">
        <w:r w:rsidR="00B251E8">
          <w:t xml:space="preserve"> + 81.25</w:t>
        </w:r>
      </w:ins>
      <w:r w:rsidR="00D907F5">
        <w:t xml:space="preserve">, </w:t>
      </w:r>
      <w:commentRangeEnd w:id="108"/>
      <w:r w:rsidR="00832D4E">
        <w:rPr>
          <w:rStyle w:val="CommentReference"/>
        </w:rPr>
        <w:commentReference w:id="108"/>
      </w:r>
      <w:r w:rsidR="00D907F5">
        <w:t>adjusted R</w:t>
      </w:r>
      <w:r w:rsidR="00D907F5" w:rsidRPr="00D10F95">
        <w:rPr>
          <w:vertAlign w:val="superscript"/>
        </w:rPr>
        <w:t>2</w:t>
      </w:r>
      <w:r w:rsidR="00D907F5">
        <w:t xml:space="preserve"> = 0.33</w:t>
      </w:r>
      <w:r>
        <w:t xml:space="preserve">, p &lt; 0.0001) </w:t>
      </w:r>
      <w:r w:rsidR="00A31EE3">
        <w:t>and</w:t>
      </w:r>
      <w:r>
        <w:t xml:space="preserve"> faster size-and-effort corrected swimming speeds (</w:t>
      </w:r>
      <w:ins w:id="113" w:author="Alex Damian Serrano" w:date="2024-11-11T14:57:00Z" w16du:dateUtc="2024-11-11T13:57:00Z">
        <w:r w:rsidR="00724628">
          <w:t xml:space="preserve">n = </w:t>
        </w:r>
      </w:ins>
      <w:ins w:id="114" w:author="Alex Damian Serrano" w:date="2024-11-11T13:01:00Z" w16du:dateUtc="2024-11-11T12:01:00Z">
        <w:r w:rsidR="00B251E8">
          <w:t xml:space="preserve">810, </w:t>
        </w:r>
      </w:ins>
      <w:ins w:id="115" w:author="Alex Damian Serrano" w:date="2024-11-11T14:57:00Z" w16du:dateUtc="2024-11-11T13:57:00Z">
        <w:r w:rsidR="00724628">
          <w:t xml:space="preserve">N = </w:t>
        </w:r>
      </w:ins>
      <w:ins w:id="116" w:author="Alex Damian Serrano" w:date="2024-11-11T13:01:00Z" w16du:dateUtc="2024-11-11T12:01:00Z">
        <w:r w:rsidR="00B251E8">
          <w:t xml:space="preserve">96, 16 species, </w:t>
        </w:r>
      </w:ins>
      <w:r w:rsidR="00D907F5">
        <w:t xml:space="preserve">Speed zooids/pulse </w:t>
      </w:r>
      <w:ins w:id="117" w:author="Alex Damian Serrano" w:date="2024-11-11T13:02:00Z" w16du:dateUtc="2024-11-11T12:02:00Z">
        <w:r w:rsidR="00564161">
          <w:t>=</w:t>
        </w:r>
      </w:ins>
      <w:del w:id="118" w:author="Alex Damian Serrano" w:date="2024-11-11T13:02:00Z" w16du:dateUtc="2024-11-11T12:02:00Z">
        <w:r w:rsidR="00D907F5" w:rsidDel="00564161">
          <w:delText>~</w:delText>
        </w:r>
      </w:del>
      <w:r w:rsidR="00D907F5">
        <w:t xml:space="preserve"> </w:t>
      </w:r>
      <w:ins w:id="119" w:author="Alex Damian Serrano" w:date="2024-11-11T13:03:00Z" w16du:dateUtc="2024-11-11T12:03:00Z">
        <w:r w:rsidR="00564161">
          <w:t>-0.016*</w:t>
        </w:r>
      </w:ins>
      <w:r w:rsidR="00D907F5">
        <w:t>DV Zooid angle</w:t>
      </w:r>
      <w:ins w:id="120" w:author="Alex Damian Serrano" w:date="2024-11-11T13:03:00Z" w16du:dateUtc="2024-11-11T12:03:00Z">
        <w:r w:rsidR="00564161">
          <w:t xml:space="preserve"> + 2.37</w:t>
        </w:r>
      </w:ins>
      <w:r w:rsidR="00D907F5">
        <w:t>, adjusted R</w:t>
      </w:r>
      <w:r w:rsidR="00D907F5" w:rsidRPr="00D10F95">
        <w:rPr>
          <w:vertAlign w:val="superscript"/>
        </w:rPr>
        <w:t>2</w:t>
      </w:r>
      <w:r w:rsidR="00D907F5">
        <w:t xml:space="preserve"> = 0.09,</w:t>
      </w:r>
      <w:r>
        <w:t xml:space="preserve"> p &lt; 0.0001). </w:t>
      </w:r>
    </w:p>
    <w:p w14:paraId="4074A022" w14:textId="2816C184" w:rsidR="00CA17B1" w:rsidRPr="0035573A" w:rsidRDefault="00746BE9" w:rsidP="008B0D0A">
      <w:pPr>
        <w:spacing w:line="360" w:lineRule="auto"/>
        <w:jc w:val="both"/>
      </w:pPr>
      <w:ins w:id="121" w:author="Alex Damian Serrano" w:date="2024-11-11T19:19:00Z" w16du:dateUtc="2024-11-11T18:19:00Z">
        <w:r>
          <w:rPr>
            <w:noProof/>
          </w:rPr>
          <w:drawing>
            <wp:inline distT="0" distB="0" distL="0" distR="0" wp14:anchorId="0C0ABF9F" wp14:editId="5E993833">
              <wp:extent cx="5943600" cy="2315845"/>
              <wp:effectExtent l="0" t="0" r="0" b="0"/>
              <wp:docPr id="502024501"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4501" name="Picture 3"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ins>
    </w:p>
    <w:p w14:paraId="746E8366" w14:textId="123C5FF0" w:rsidR="002320D6" w:rsidRDefault="0094247D">
      <w:pPr>
        <w:spacing w:line="360" w:lineRule="auto"/>
        <w:jc w:val="both"/>
      </w:pPr>
      <w:del w:id="122" w:author="Alex Damian Serrano" w:date="2024-11-11T19:18:00Z" w16du:dateUtc="2024-11-11T18:18:00Z">
        <w:r w:rsidDel="00746BE9">
          <w:rPr>
            <w:noProof/>
            <w:color w:val="222222"/>
            <w:highlight w:val="white"/>
          </w:rPr>
          <w:drawing>
            <wp:inline distT="114300" distB="114300" distL="114300" distR="114300" wp14:anchorId="44DA2A24" wp14:editId="31394292">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r>
        <w:rPr>
          <w:color w:val="222222"/>
          <w:highlight w:val="white"/>
        </w:rPr>
        <w:t xml:space="preserve">Figure </w:t>
      </w:r>
      <w:r w:rsidR="00865248">
        <w:rPr>
          <w:color w:val="222222"/>
          <w:highlight w:val="white"/>
        </w:rPr>
        <w:t>4</w:t>
      </w:r>
      <w:r>
        <w:rPr>
          <w:color w:val="222222"/>
          <w:highlight w:val="white"/>
        </w:rPr>
        <w:t>. Absolute (A) and relative (B) colony swimming speed (</w:t>
      </w:r>
      <w:r>
        <w:t>specimen mean with standard errors</w:t>
      </w:r>
      <w:r w:rsidR="00071FAA" w:rsidRPr="004A442F">
        <w:t xml:space="preserve">, </w:t>
      </w:r>
      <w:r w:rsidR="004A442F">
        <w:t xml:space="preserve">total </w:t>
      </w:r>
      <w:r w:rsidR="00071FAA" w:rsidRPr="004A442F">
        <w:t>n=</w:t>
      </w:r>
      <w:r w:rsidR="00DF0306" w:rsidRPr="008B0D0A">
        <w:t>103</w:t>
      </w:r>
      <w:r w:rsidRPr="004A442F">
        <w:t>)</w:t>
      </w:r>
      <w:r w:rsidRPr="008B0D0A">
        <w:rPr>
          <w:color w:val="222222"/>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del w:id="123" w:author="Alex Damian Serrano" w:date="2024-11-11T13:05:00Z" w16du:dateUtc="2024-11-11T12:05:00Z">
        <w:r w:rsidR="00A31EE3" w:rsidDel="00535972">
          <w:rPr>
            <w:color w:val="222222"/>
            <w:highlight w:val="white"/>
          </w:rPr>
          <w:delText xml:space="preserve">  </w:delText>
        </w:r>
        <w:r w:rsidR="001C2717" w:rsidDel="00535972">
          <w:delText>S</w:delText>
        </w:r>
        <w:r w:rsidR="00A31EE3" w:rsidDel="00535972">
          <w:delText>pecies with more parallel (lower angles) dorsoventral zooid rotation present faster absolute speeds (</w:delText>
        </w:r>
        <w:r w:rsidR="00A31EE3" w:rsidRPr="006A274F" w:rsidDel="00535972">
          <w:rPr>
            <w:highlight w:val="yellow"/>
          </w:rPr>
          <w:delText xml:space="preserve">Speed mm/s ~ DV Zooid </w:delText>
        </w:r>
        <w:commentRangeStart w:id="124"/>
        <w:r w:rsidR="00A31EE3" w:rsidRPr="006A274F" w:rsidDel="00535972">
          <w:rPr>
            <w:highlight w:val="yellow"/>
          </w:rPr>
          <w:delText>angle</w:delText>
        </w:r>
        <w:commentRangeEnd w:id="124"/>
        <w:r w:rsidR="006A274F" w:rsidDel="00535972">
          <w:rPr>
            <w:rStyle w:val="CommentReference"/>
          </w:rPr>
          <w:commentReference w:id="124"/>
        </w:r>
        <w:r w:rsidR="00A31EE3" w:rsidRPr="006A274F" w:rsidDel="00535972">
          <w:rPr>
            <w:highlight w:val="yellow"/>
          </w:rPr>
          <w:delText>,</w:delText>
        </w:r>
        <w:r w:rsidR="00A31EE3" w:rsidDel="00535972">
          <w:delText xml:space="preserve"> adjusted R</w:delText>
        </w:r>
        <w:r w:rsidR="00A31EE3" w:rsidRPr="00D10F95" w:rsidDel="00535972">
          <w:rPr>
            <w:vertAlign w:val="superscript"/>
          </w:rPr>
          <w:delText>2</w:delText>
        </w:r>
        <w:r w:rsidR="00A31EE3" w:rsidDel="00535972">
          <w:delText xml:space="preserve"> = 0.33, p &lt; 0.0001) </w:delText>
        </w:r>
        <w:r w:rsidR="002771DB" w:rsidDel="00535972">
          <w:delText>and</w:delText>
        </w:r>
        <w:r w:rsidR="00A31EE3" w:rsidDel="00535972">
          <w:delText xml:space="preserve"> faster size-and-effort corrected swimming speeds (Speed zooids/pulse ~ DV Zooid angle, adjusted R</w:delText>
        </w:r>
        <w:r w:rsidR="00A31EE3" w:rsidRPr="00D10F95" w:rsidDel="00535972">
          <w:rPr>
            <w:vertAlign w:val="superscript"/>
          </w:rPr>
          <w:delText>2</w:delText>
        </w:r>
        <w:r w:rsidR="00A31EE3" w:rsidDel="00535972">
          <w:delText xml:space="preserve"> = 0.09, p &lt; 0.0001)</w:delText>
        </w:r>
        <w:r w:rsidR="00CA17B1" w:rsidDel="00535972">
          <w:delText>.</w:delText>
        </w:r>
      </w:del>
      <w:commentRangeStart w:id="125"/>
      <w:commentRangeEnd w:id="125"/>
      <w:r w:rsidR="00457F92">
        <w:rPr>
          <w:rStyle w:val="CommentReference"/>
        </w:rPr>
        <w:commentReference w:id="125"/>
      </w:r>
    </w:p>
    <w:p w14:paraId="4834B60E" w14:textId="77777777" w:rsidR="00CA17B1" w:rsidRDefault="00CA17B1" w:rsidP="008B0D0A">
      <w:pPr>
        <w:spacing w:line="360" w:lineRule="auto"/>
        <w:jc w:val="both"/>
        <w:rPr>
          <w:color w:val="222222"/>
          <w:highlight w:val="white"/>
        </w:rPr>
      </w:pPr>
    </w:p>
    <w:p w14:paraId="4EB3E055" w14:textId="2DFCC2C4" w:rsidR="002320D6" w:rsidRDefault="0094247D" w:rsidP="008B0D0A">
      <w:pPr>
        <w:spacing w:line="360" w:lineRule="auto"/>
        <w:ind w:firstLine="720"/>
        <w:jc w:val="both"/>
      </w:pPr>
      <w:r>
        <w:t>We compared how swimming speeds scale with the number of zooids in the colony and found differences between colonial architectures. Swimming speed in whorls increased with number of zooids (</w:t>
      </w:r>
      <w:ins w:id="126" w:author="Alex Damian Serrano" w:date="2024-11-11T14:58:00Z" w16du:dateUtc="2024-11-11T13:58:00Z">
        <w:r w:rsidR="00684129">
          <w:t xml:space="preserve">n = </w:t>
        </w:r>
      </w:ins>
      <w:ins w:id="127" w:author="Alex Damian Serrano" w:date="2024-11-11T13:10:00Z" w16du:dateUtc="2024-11-11T12:10:00Z">
        <w:r w:rsidR="00457F92">
          <w:t xml:space="preserve">84, </w:t>
        </w:r>
      </w:ins>
      <w:ins w:id="128" w:author="Alex Damian Serrano" w:date="2024-11-11T14:58:00Z" w16du:dateUtc="2024-11-11T13:58:00Z">
        <w:r w:rsidR="00684129">
          <w:t xml:space="preserve">N = </w:t>
        </w:r>
      </w:ins>
      <w:ins w:id="129" w:author="Alex Damian Serrano" w:date="2024-11-11T13:10:00Z" w16du:dateUtc="2024-11-11T12:10:00Z">
        <w:r w:rsidR="00457F92">
          <w:t xml:space="preserve">10, </w:t>
        </w:r>
      </w:ins>
      <w:ins w:id="130" w:author="Alex Damian Serrano" w:date="2024-11-11T13:13:00Z" w16du:dateUtc="2024-11-11T12:13:00Z">
        <w:r w:rsidR="008B539B">
          <w:t>3</w:t>
        </w:r>
      </w:ins>
      <w:ins w:id="131" w:author="Alex Damian Serrano" w:date="2024-11-11T13:10:00Z" w16du:dateUtc="2024-11-11T12:10:00Z">
        <w:r w:rsidR="00457F92">
          <w:t xml:space="preserve"> species, </w:t>
        </w:r>
      </w:ins>
      <w:r w:rsidR="00AB6BCF">
        <w:t xml:space="preserve">Speed mm/s </w:t>
      </w:r>
      <w:ins w:id="132" w:author="Alex Damian Serrano" w:date="2024-11-11T13:08:00Z" w16du:dateUtc="2024-11-11T12:08:00Z">
        <w:r w:rsidR="00457F92">
          <w:t>=</w:t>
        </w:r>
      </w:ins>
      <w:del w:id="133" w:author="Alex Damian Serrano" w:date="2024-11-11T13:08:00Z" w16du:dateUtc="2024-11-11T12:08:00Z">
        <w:r w:rsidR="00AB6BCF" w:rsidDel="00457F92">
          <w:delText>~</w:delText>
        </w:r>
      </w:del>
      <w:r w:rsidR="00AB6BCF">
        <w:t xml:space="preserve"> </w:t>
      </w:r>
      <w:ins w:id="134" w:author="Alex Damian Serrano" w:date="2024-11-11T13:08:00Z" w16du:dateUtc="2024-11-11T12:08:00Z">
        <w:r w:rsidR="00457F92">
          <w:t>0.</w:t>
        </w:r>
      </w:ins>
      <w:ins w:id="135" w:author="Alex Damian Serrano" w:date="2024-11-11T13:13:00Z" w16du:dateUtc="2024-11-11T12:13:00Z">
        <w:r w:rsidR="008B539B">
          <w:t>08</w:t>
        </w:r>
      </w:ins>
      <w:ins w:id="136" w:author="Alex Damian Serrano" w:date="2024-11-11T13:08:00Z" w16du:dateUtc="2024-11-11T12:08:00Z">
        <w:r w:rsidR="00457F92">
          <w:t>*</w:t>
        </w:r>
      </w:ins>
      <w:del w:id="137" w:author="Alex Damian Serrano" w:date="2024-11-11T13:08:00Z" w16du:dateUtc="2024-11-11T12:08:00Z">
        <w:r w:rsidR="00AB6BCF" w:rsidDel="00457F92">
          <w:delText>Zooid n</w:delText>
        </w:r>
      </w:del>
      <w:ins w:id="138" w:author="Alex Damian Serrano" w:date="2024-11-11T13:08:00Z" w16du:dateUtc="2024-11-11T12:08:00Z">
        <w:r w:rsidR="00457F92">
          <w:t>N</w:t>
        </w:r>
      </w:ins>
      <w:r w:rsidR="00AB6BCF">
        <w:t>umber</w:t>
      </w:r>
      <w:ins w:id="139" w:author="Alex Damian Serrano" w:date="2024-11-11T13:08:00Z" w16du:dateUtc="2024-11-11T12:08:00Z">
        <w:r w:rsidR="00457F92">
          <w:t xml:space="preserve"> of zooids + </w:t>
        </w:r>
      </w:ins>
      <w:ins w:id="140" w:author="Alex Damian Serrano" w:date="2024-11-11T13:13:00Z" w16du:dateUtc="2024-11-11T12:13:00Z">
        <w:r w:rsidR="008B539B">
          <w:t>0.12</w:t>
        </w:r>
      </w:ins>
      <w:r w:rsidR="00AB6BCF">
        <w:t>, adjusted R</w:t>
      </w:r>
      <w:r w:rsidR="00AB6BCF" w:rsidRPr="00D10F95">
        <w:rPr>
          <w:vertAlign w:val="superscript"/>
        </w:rPr>
        <w:t>2</w:t>
      </w:r>
      <w:r w:rsidR="00AB6BCF">
        <w:t xml:space="preserve"> = 0.3,</w:t>
      </w:r>
      <w:r>
        <w:t xml:space="preserve"> p &lt; 0.0001), </w:t>
      </w:r>
      <w:r w:rsidR="00AB6BCF">
        <w:t>though</w:t>
      </w:r>
      <w:r>
        <w:t xml:space="preserve"> the data</w:t>
      </w:r>
      <w:r w:rsidR="00AB6BCF">
        <w:t xml:space="preserve"> for this architecture</w:t>
      </w:r>
      <w:r>
        <w:t xml:space="preserve"> was limited to small numbers of zooids (4 to 13) and relatively slow speeds</w:t>
      </w:r>
      <w:ins w:id="141" w:author="Alex Damian Serrano" w:date="2024-11-11T13:15:00Z" w16du:dateUtc="2024-11-11T12:15:00Z">
        <w:r w:rsidR="008B539B">
          <w:t xml:space="preserve"> (under 51 mm/s)</w:t>
        </w:r>
      </w:ins>
      <w:r>
        <w:t xml:space="preserve">. </w:t>
      </w:r>
      <w:r w:rsidR="00AB6BCF">
        <w:t>L</w:t>
      </w:r>
      <w:r>
        <w:t>inear chain architectures did increase in relative speed with the number of zooids (</w:t>
      </w:r>
      <w:ins w:id="142" w:author="Alex Damian Serrano" w:date="2024-11-11T14:58:00Z" w16du:dateUtc="2024-11-11T13:58:00Z">
        <w:r w:rsidR="00684129">
          <w:t xml:space="preserve">n = </w:t>
        </w:r>
      </w:ins>
      <w:ins w:id="143" w:author="Alex Damian Serrano" w:date="2024-11-11T13:16:00Z" w16du:dateUtc="2024-11-11T12:16:00Z">
        <w:r w:rsidR="008B539B">
          <w:t>443</w:t>
        </w:r>
        <w:r w:rsidR="00D3268C">
          <w:t xml:space="preserve">, </w:t>
        </w:r>
      </w:ins>
      <w:ins w:id="144" w:author="Alex Damian Serrano" w:date="2024-11-11T14:58:00Z" w16du:dateUtc="2024-11-11T13:58:00Z">
        <w:r w:rsidR="00684129">
          <w:t xml:space="preserve">N = </w:t>
        </w:r>
      </w:ins>
      <w:ins w:id="145" w:author="Alex Damian Serrano" w:date="2024-11-11T13:17:00Z" w16du:dateUtc="2024-11-11T12:17:00Z">
        <w:r w:rsidR="00D3268C">
          <w:t xml:space="preserve">52, </w:t>
        </w:r>
      </w:ins>
      <w:ins w:id="146" w:author="Alex Damian Serrano" w:date="2024-11-11T13:18:00Z" w16du:dateUtc="2024-11-11T12:18:00Z">
        <w:r w:rsidR="00D3268C">
          <w:t xml:space="preserve">6 species, Speed mm/s = 0.02*Number of zooids + 1.77, </w:t>
        </w:r>
      </w:ins>
      <w:r w:rsidR="00AB6BCF">
        <w:t>adjusted R</w:t>
      </w:r>
      <w:r w:rsidR="00AB6BCF" w:rsidRPr="00D10F95">
        <w:rPr>
          <w:vertAlign w:val="superscript"/>
        </w:rPr>
        <w:t>2</w:t>
      </w:r>
      <w:r w:rsidR="00AB6BCF">
        <w:t xml:space="preserve"> = 0.14, </w:t>
      </w:r>
      <w:r>
        <w:t>p &lt; 0.001), as did bipinnate chains (</w:t>
      </w:r>
      <w:ins w:id="147" w:author="Alex Damian Serrano" w:date="2024-11-11T14:58:00Z" w16du:dateUtc="2024-11-11T13:58:00Z">
        <w:r w:rsidR="00684129">
          <w:t xml:space="preserve">n = </w:t>
        </w:r>
      </w:ins>
      <w:ins w:id="148" w:author="Alex Damian Serrano" w:date="2024-11-11T13:19:00Z" w16du:dateUtc="2024-11-11T12:19:00Z">
        <w:r w:rsidR="00D3268C">
          <w:t xml:space="preserve">157, </w:t>
        </w:r>
      </w:ins>
      <w:ins w:id="149" w:author="Alex Damian Serrano" w:date="2024-11-11T14:58:00Z" w16du:dateUtc="2024-11-11T13:58:00Z">
        <w:r w:rsidR="00684129">
          <w:lastRenderedPageBreak/>
          <w:t xml:space="preserve">N = </w:t>
        </w:r>
      </w:ins>
      <w:ins w:id="150" w:author="Alex Damian Serrano" w:date="2024-11-11T13:20:00Z" w16du:dateUtc="2024-11-11T12:20:00Z">
        <w:r w:rsidR="00D3268C">
          <w:t xml:space="preserve">18, 3 species, </w:t>
        </w:r>
      </w:ins>
      <w:ins w:id="151" w:author="Alex Damian Serrano" w:date="2024-11-11T13:19:00Z" w16du:dateUtc="2024-11-11T12:19:00Z">
        <w:r w:rsidR="00D3268C">
          <w:t xml:space="preserve">Speed mm/s = 0.015*Number of zooids + 1.05, </w:t>
        </w:r>
      </w:ins>
      <w:r w:rsidR="00AB6BCF">
        <w:t>adjusted R</w:t>
      </w:r>
      <w:r w:rsidR="00AB6BCF" w:rsidRPr="00D10F95">
        <w:rPr>
          <w:vertAlign w:val="superscript"/>
        </w:rPr>
        <w:t>2</w:t>
      </w:r>
      <w:r w:rsidR="00AB6BCF">
        <w:t xml:space="preserve"> = 0.04, </w:t>
      </w:r>
      <w:r>
        <w:t>p &lt; 0.02).</w:t>
      </w:r>
      <w:r w:rsidR="00AB6BCF">
        <w:t xml:space="preserve"> This relationship was not significant for any of the other architectures.</w:t>
      </w:r>
    </w:p>
    <w:p w14:paraId="7724C495" w14:textId="380C5E5C" w:rsidR="002320D6" w:rsidRDefault="00B72B25" w:rsidP="008B0D0A">
      <w:pPr>
        <w:spacing w:line="360" w:lineRule="auto"/>
        <w:ind w:firstLine="720"/>
        <w:jc w:val="both"/>
      </w:pPr>
      <w:r>
        <w:t>We</w:t>
      </w:r>
      <w:r w:rsidR="0094247D">
        <w:t xml:space="preserve"> pooled the data from multiple architectures into scaling modes</w:t>
      </w:r>
      <w:r>
        <w:t xml:space="preserve"> to</w:t>
      </w:r>
      <w:r w:rsidR="0094247D">
        <w:t xml:space="preserve"> evaluate the overall relationship in colonies with a constant frontal area (linear, bipinnate, and helical species) and in colonies with scaling frontal area (transversal, whorl, cluster, and oblique species) with linear regression</w:t>
      </w:r>
      <w:r w:rsidR="00D22597">
        <w:t>s</w:t>
      </w:r>
      <w:r w:rsidR="006A274F">
        <w:t xml:space="preserve"> (Fig. 1)</w:t>
      </w:r>
      <w:r w:rsidR="0094247D">
        <w:t xml:space="preserve">. This aggregation allowed the inclusion of data from architectures for which we only have one specimen (helical and oblique). When pooled by scaling mode (Fig. </w:t>
      </w:r>
      <w:r w:rsidR="00C11132">
        <w:t>5</w:t>
      </w:r>
      <w:r w:rsidR="0094247D">
        <w:t>), the regression on colonies with a constant frontal area had a higher intercept on the swimming speed axis than in those with a scaling frontal area (1.54 and 1.09 zooid</w:t>
      </w:r>
      <w:r w:rsidR="006A274F">
        <w:t xml:space="preserve"> length</w:t>
      </w:r>
      <w:r w:rsidR="0094247D">
        <w:t>s/pulse, respectively), reflecting the generally higher swimming speed of the former. Moreover, the regression on colonies with constant frontal area had a significant positive slope (</w:t>
      </w:r>
      <w:ins w:id="152" w:author="Alex Damian Serrano" w:date="2024-11-11T14:58:00Z" w16du:dateUtc="2024-11-11T13:58:00Z">
        <w:r w:rsidR="00624D9B">
          <w:t xml:space="preserve">n = </w:t>
        </w:r>
      </w:ins>
      <w:ins w:id="153" w:author="Alex Damian Serrano" w:date="2024-11-11T13:25:00Z" w16du:dateUtc="2024-11-11T12:25:00Z">
        <w:r w:rsidR="00D9518D">
          <w:t xml:space="preserve">607, </w:t>
        </w:r>
      </w:ins>
      <w:ins w:id="154" w:author="Alex Damian Serrano" w:date="2024-11-11T14:58:00Z" w16du:dateUtc="2024-11-11T13:58:00Z">
        <w:r w:rsidR="00624D9B">
          <w:t xml:space="preserve">N = </w:t>
        </w:r>
      </w:ins>
      <w:ins w:id="155" w:author="Alex Damian Serrano" w:date="2024-11-11T13:24:00Z" w16du:dateUtc="2024-11-11T12:24:00Z">
        <w:r w:rsidR="00D9518D">
          <w:t xml:space="preserve">71, 10 species, </w:t>
        </w:r>
      </w:ins>
      <w:r w:rsidR="00AB6BCF">
        <w:t xml:space="preserve">Speed mm/s </w:t>
      </w:r>
      <w:ins w:id="156" w:author="Alex Damian Serrano" w:date="2024-11-11T13:23:00Z" w16du:dateUtc="2024-11-11T12:23:00Z">
        <w:r w:rsidR="00FF1D28">
          <w:t>=</w:t>
        </w:r>
      </w:ins>
      <w:del w:id="157" w:author="Alex Damian Serrano" w:date="2024-11-11T13:23:00Z" w16du:dateUtc="2024-11-11T12:23:00Z">
        <w:r w:rsidR="00AB6BCF" w:rsidDel="00FF1D28">
          <w:delText>~</w:delText>
        </w:r>
      </w:del>
      <w:r w:rsidR="00AB6BCF">
        <w:t xml:space="preserve"> </w:t>
      </w:r>
      <w:ins w:id="158" w:author="Alex Damian Serrano" w:date="2024-11-11T13:23:00Z" w16du:dateUtc="2024-11-11T12:23:00Z">
        <w:r w:rsidR="00FF1D28">
          <w:t>0.02*</w:t>
        </w:r>
      </w:ins>
      <w:del w:id="159" w:author="Alex Damian Serrano" w:date="2024-11-11T13:23:00Z" w16du:dateUtc="2024-11-11T12:23:00Z">
        <w:r w:rsidR="00AB6BCF" w:rsidDel="00D9518D">
          <w:delText>Zooid number</w:delText>
        </w:r>
      </w:del>
      <w:ins w:id="160" w:author="Alex Damian Serrano" w:date="2024-11-11T13:23:00Z" w16du:dateUtc="2024-11-11T12:23:00Z">
        <w:r w:rsidR="00D9518D">
          <w:t>Number of zooids + 1.55</w:t>
        </w:r>
      </w:ins>
      <w:r w:rsidR="00AB6BCF">
        <w:t xml:space="preserve">, </w:t>
      </w:r>
      <w:del w:id="161" w:author="Alex Damian Serrano" w:date="2024-11-11T13:23:00Z" w16du:dateUtc="2024-11-11T12:23:00Z">
        <w:r w:rsidR="00AB6BCF" w:rsidDel="00D9518D">
          <w:delText xml:space="preserve">slope = </w:delText>
        </w:r>
        <w:r w:rsidR="0094247D" w:rsidDel="00D9518D">
          <w:delText>0.02,</w:delText>
        </w:r>
        <w:r w:rsidR="00AB6BCF" w:rsidDel="00D9518D">
          <w:delText xml:space="preserve"> </w:delText>
        </w:r>
      </w:del>
      <w:r w:rsidR="00AB6BCF">
        <w:t>adjusted R</w:t>
      </w:r>
      <w:r w:rsidR="00AB6BCF" w:rsidRPr="00D10F95">
        <w:rPr>
          <w:vertAlign w:val="superscript"/>
        </w:rPr>
        <w:t>2</w:t>
      </w:r>
      <w:r w:rsidR="00AB6BCF">
        <w:t xml:space="preserve"> = 0.12,</w:t>
      </w:r>
      <w:r w:rsidR="0094247D">
        <w:t xml:space="preserve"> p &lt; 0.001), while the regression on those with scaling frontal area was not significant</w:t>
      </w:r>
      <w:r w:rsidR="00AB6BCF">
        <w:t xml:space="preserve"> (</w:t>
      </w:r>
      <w:ins w:id="162" w:author="Alex Damian Serrano" w:date="2024-11-11T14:58:00Z" w16du:dateUtc="2024-11-11T13:58:00Z">
        <w:r w:rsidR="00624D9B">
          <w:t xml:space="preserve">n = </w:t>
        </w:r>
      </w:ins>
      <w:ins w:id="163" w:author="Alex Damian Serrano" w:date="2024-11-11T13:26:00Z" w16du:dateUtc="2024-11-11T12:26:00Z">
        <w:r w:rsidR="00D9518D">
          <w:t xml:space="preserve">241, </w:t>
        </w:r>
      </w:ins>
      <w:ins w:id="164" w:author="Alex Damian Serrano" w:date="2024-11-11T14:59:00Z" w16du:dateUtc="2024-11-11T13:59:00Z">
        <w:r w:rsidR="00624D9B">
          <w:t xml:space="preserve">N = </w:t>
        </w:r>
      </w:ins>
      <w:ins w:id="165" w:author="Alex Damian Serrano" w:date="2024-11-11T13:26:00Z" w16du:dateUtc="2024-11-11T12:26:00Z">
        <w:r w:rsidR="00D9518D">
          <w:t xml:space="preserve">29, 8 species, </w:t>
        </w:r>
      </w:ins>
      <w:r w:rsidR="00AB6BCF">
        <w:t>p = 0.073)</w:t>
      </w:r>
      <w:r w:rsidR="0094247D">
        <w:t>.</w:t>
      </w:r>
      <w:del w:id="166" w:author="Alex Damian Serrano" w:date="2024-11-11T13:25:00Z" w16du:dateUtc="2024-11-11T12:25:00Z">
        <w:r w:rsidR="0094247D" w:rsidDel="00D9518D">
          <w:delText xml:space="preserve"> </w:delText>
        </w:r>
      </w:del>
    </w:p>
    <w:p w14:paraId="58967D17" w14:textId="4F9FC1CF" w:rsidR="002320D6" w:rsidRDefault="00746BE9" w:rsidP="008B0D0A">
      <w:pPr>
        <w:spacing w:line="360" w:lineRule="auto"/>
        <w:jc w:val="both"/>
      </w:pPr>
      <w:ins w:id="167" w:author="Alex Damian Serrano" w:date="2024-11-11T19:24:00Z" w16du:dateUtc="2024-11-11T18:24:00Z">
        <w:r>
          <w:rPr>
            <w:noProof/>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ins>
      <w:del w:id="168" w:author="Alex Damian Serrano" w:date="2024-11-11T15:02:00Z" w16du:dateUtc="2024-11-11T14:02:00Z">
        <w:r w:rsidR="0094247D" w:rsidDel="00F4615B">
          <w:rPr>
            <w:noProof/>
          </w:rPr>
          <w:drawing>
            <wp:inline distT="114300" distB="114300" distL="114300" distR="114300" wp14:anchorId="1C06CC68" wp14:editId="41538CA9">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p>
    <w:p w14:paraId="64AC98D7" w14:textId="0029A7C9" w:rsidR="00547187" w:rsidRDefault="0094247D" w:rsidP="008B0D0A">
      <w:pPr>
        <w:spacing w:line="360" w:lineRule="auto"/>
        <w:jc w:val="both"/>
      </w:pPr>
      <w:r>
        <w:t xml:space="preserve">Figure </w:t>
      </w:r>
      <w:r w:rsidR="00865248">
        <w:t>5</w:t>
      </w:r>
      <w:r>
        <w:t>. Linear relationships between relative swimming speed (zooid lengths per pulsation, specimen mean with standard errors) and number of zooids in the colony for constant (A) and scaling</w:t>
      </w:r>
      <w:r w:rsidR="004A442F">
        <w:t xml:space="preserve"> (</w:t>
      </w:r>
      <w:ins w:id="169" w:author="Alex Damian Serrano" w:date="2024-11-11T15:00:00Z" w16du:dateUtc="2024-11-11T14:00:00Z">
        <w:r w:rsidR="009F262A">
          <w:t>N</w:t>
        </w:r>
      </w:ins>
      <w:del w:id="170" w:author="Alex Damian Serrano" w:date="2024-11-11T15:00:00Z" w16du:dateUtc="2024-11-11T14:00:00Z">
        <w:r w:rsidR="004A442F" w:rsidDel="009F262A">
          <w:delText>n</w:delText>
        </w:r>
      </w:del>
      <w:r w:rsidR="004A442F">
        <w:t>=</w:t>
      </w:r>
      <w:ins w:id="171" w:author="Alex Damian Serrano" w:date="2024-11-11T13:27:00Z" w16du:dateUtc="2024-11-11T12:27:00Z">
        <w:r w:rsidR="00091C00">
          <w:t>7</w:t>
        </w:r>
      </w:ins>
      <w:del w:id="172" w:author="Alex Damian Serrano" w:date="2024-11-11T13:27:00Z" w16du:dateUtc="2024-11-11T12:27:00Z">
        <w:r w:rsidR="004A442F" w:rsidDel="00091C00">
          <w:delText>8</w:delText>
        </w:r>
      </w:del>
      <w:ins w:id="173" w:author="Alex Damian Serrano" w:date="2024-11-11T13:27:00Z" w16du:dateUtc="2024-11-11T12:27:00Z">
        <w:r w:rsidR="00091C00">
          <w:t>1</w:t>
        </w:r>
      </w:ins>
      <w:del w:id="174" w:author="Alex Damian Serrano" w:date="2024-11-11T13:27:00Z" w16du:dateUtc="2024-11-11T12:27:00Z">
        <w:r w:rsidR="004A442F" w:rsidDel="00091C00">
          <w:delText>2</w:delText>
        </w:r>
      </w:del>
      <w:r w:rsidR="004A442F">
        <w:t>)</w:t>
      </w:r>
      <w:r>
        <w:t xml:space="preserve"> (B) frontal motion-orthogonal frontal area </w:t>
      </w:r>
      <w:r w:rsidR="004A442F">
        <w:t>(</w:t>
      </w:r>
      <w:ins w:id="175" w:author="Alex Damian Serrano" w:date="2024-11-11T15:00:00Z" w16du:dateUtc="2024-11-11T14:00:00Z">
        <w:r w:rsidR="009F262A">
          <w:t>N</w:t>
        </w:r>
      </w:ins>
      <w:del w:id="176" w:author="Alex Damian Serrano" w:date="2024-11-11T15:00:00Z" w16du:dateUtc="2024-11-11T14:00:00Z">
        <w:r w:rsidR="004A442F" w:rsidDel="009F262A">
          <w:delText>n</w:delText>
        </w:r>
      </w:del>
      <w:r w:rsidR="004A442F">
        <w:t>=2</w:t>
      </w:r>
      <w:ins w:id="177" w:author="Alex Damian Serrano" w:date="2024-11-11T13:27:00Z" w16du:dateUtc="2024-11-11T12:27:00Z">
        <w:r w:rsidR="00091C00">
          <w:t>9</w:t>
        </w:r>
      </w:ins>
      <w:del w:id="178" w:author="Alex Damian Serrano" w:date="2024-11-11T13:27:00Z" w16du:dateUtc="2024-11-11T12:27:00Z">
        <w:r w:rsidR="004A442F" w:rsidDel="00091C00">
          <w:delText>1</w:delText>
        </w:r>
      </w:del>
      <w:r w:rsidR="004A442F">
        <w:t xml:space="preserve">) </w:t>
      </w:r>
      <w:r>
        <w:t>scaling modes. Gray areas represent the 95% confidence intervals of the regressions.</w:t>
      </w:r>
      <w:r w:rsidR="00547187" w:rsidRPr="00547187">
        <w:t xml:space="preserve"> </w:t>
      </w:r>
      <w:del w:id="179" w:author="Alex Damian Serrano" w:date="2024-11-11T13:27:00Z" w16du:dateUtc="2024-11-11T12:27:00Z">
        <w:r w:rsidR="00547187" w:rsidDel="00091C00">
          <w:delText>Colonies with constant frontal area had a significant positive slope (Speed mm/s ~ Zooid number, slope = 0.02, adjusted R</w:delText>
        </w:r>
        <w:r w:rsidR="00547187" w:rsidRPr="00D10F95" w:rsidDel="00091C00">
          <w:rPr>
            <w:vertAlign w:val="superscript"/>
          </w:rPr>
          <w:delText>2</w:delText>
        </w:r>
        <w:r w:rsidR="00547187" w:rsidDel="00091C00">
          <w:delText xml:space="preserve"> = 0.12, p &lt; 0.001), while the regression on those with scaling frontal area was not significant (p = 0.073). </w:delText>
        </w:r>
      </w:del>
    </w:p>
    <w:p w14:paraId="2049CA07" w14:textId="77777777" w:rsidR="002320D6" w:rsidRDefault="002320D6" w:rsidP="008B0D0A">
      <w:pPr>
        <w:spacing w:line="360" w:lineRule="auto"/>
        <w:jc w:val="both"/>
      </w:pPr>
    </w:p>
    <w:p w14:paraId="49D82CE2" w14:textId="51DC372B" w:rsidR="002320D6" w:rsidRDefault="0094247D" w:rsidP="008B0D0A">
      <w:pPr>
        <w:spacing w:line="360" w:lineRule="auto"/>
        <w:jc w:val="both"/>
      </w:pPr>
      <w:r>
        <w:tab/>
        <w:t>Putting together all the different organismal factors that we analyzed in this study, we calculated a generalized linear regression model to predict absolute salp swimming speed (U) from zooid length (L), pulsation rate (P), number of zooids (</w:t>
      </w:r>
      <w:ins w:id="180" w:author="Alex Damian Serrano" w:date="2024-11-11T15:01:00Z" w16du:dateUtc="2024-11-11T14:01:00Z">
        <w:r w:rsidR="001625B5">
          <w:t>Z</w:t>
        </w:r>
      </w:ins>
      <w:del w:id="181" w:author="Alex Damian Serrano" w:date="2024-11-11T15:01:00Z" w16du:dateUtc="2024-11-11T14:01:00Z">
        <w:r w:rsidDel="001625B5">
          <w:delText>N</w:delText>
        </w:r>
      </w:del>
      <w:r>
        <w:t xml:space="preserve">), and colonial architecture represented as frontal area scaling mode (A) as expressed in Eq. 3. While our results suggest that the effect of </w:t>
      </w:r>
      <w:del w:id="182" w:author="Alex Damian Serrano" w:date="2024-11-11T15:01:00Z" w16du:dateUtc="2024-11-11T14:01:00Z">
        <w:r w:rsidDel="00ED1A18">
          <w:delText xml:space="preserve">N </w:delText>
        </w:r>
      </w:del>
      <w:ins w:id="183" w:author="Alex Damian Serrano" w:date="2024-11-11T15:01:00Z" w16du:dateUtc="2024-11-11T14:01:00Z">
        <w:r w:rsidR="00ED1A18">
          <w:t xml:space="preserve">Z </w:t>
        </w:r>
      </w:ins>
      <w:r>
        <w:t xml:space="preserve">depends on A, we favored this simpler regression formula because it had a significantly lower (delta &gt; 70) AIC score than those with interaction terms between </w:t>
      </w:r>
      <w:del w:id="184" w:author="Alex Damian Serrano" w:date="2024-11-11T15:01:00Z" w16du:dateUtc="2024-11-11T14:01:00Z">
        <w:r w:rsidDel="00ED1A18">
          <w:delText xml:space="preserve">N </w:delText>
        </w:r>
      </w:del>
      <w:ins w:id="185" w:author="Alex Damian Serrano" w:date="2024-11-11T15:01:00Z" w16du:dateUtc="2024-11-11T14:01:00Z">
        <w:r w:rsidR="00ED1A18">
          <w:t xml:space="preserve">Z </w:t>
        </w:r>
      </w:ins>
      <w:r>
        <w:t>and A.</w:t>
      </w:r>
    </w:p>
    <w:p w14:paraId="053EB8BD" w14:textId="61A62127" w:rsidR="002320D6" w:rsidRDefault="0094247D" w:rsidP="008B0D0A">
      <w:pPr>
        <w:spacing w:line="360" w:lineRule="auto"/>
        <w:ind w:firstLine="720"/>
        <w:jc w:val="both"/>
      </w:pPr>
      <m:oMath>
        <m:r>
          <w:rPr>
            <w:rFonts w:ascii="Cambria Math" w:hAnsi="Cambria Math"/>
          </w:rPr>
          <w:lastRenderedPageBreak/>
          <m:t xml:space="preserve">U∼ L + P + </m:t>
        </m:r>
        <m:r>
          <w:del w:id="186" w:author="Alex Damian Serrano" w:date="2024-11-11T15:01:00Z" w16du:dateUtc="2024-11-11T14:01:00Z">
            <w:rPr>
              <w:rFonts w:ascii="Cambria Math" w:hAnsi="Cambria Math"/>
            </w:rPr>
            <m:t>N</m:t>
          </w:del>
        </m:r>
        <m:r>
          <w:ins w:id="187" w:author="Alex Damian Serrano" w:date="2024-11-11T15:01:00Z" w16du:dateUtc="2024-11-11T14:01:00Z">
            <w:rPr>
              <w:rFonts w:ascii="Cambria Math" w:hAnsi="Cambria Math"/>
            </w:rPr>
            <m:t>Z</m:t>
          </w:ins>
        </m:r>
        <m:r>
          <w:rPr>
            <w:rFonts w:ascii="Cambria Math" w:hAnsi="Cambria Math"/>
          </w:rPr>
          <m:t>+A</m:t>
        </m:r>
      </m:oMath>
      <w:r>
        <w:t xml:space="preserve">  </w:t>
      </w:r>
      <w:r w:rsidR="0035573A">
        <w:t xml:space="preserve">        </w:t>
      </w:r>
      <w:r>
        <w:t>Eq. 3</w:t>
      </w:r>
    </w:p>
    <w:p w14:paraId="5241EDF2" w14:textId="1149FF9B" w:rsidR="002320D6" w:rsidRDefault="0094247D" w:rsidP="008B0D0A">
      <w:pPr>
        <w:spacing w:line="360" w:lineRule="auto"/>
        <w:ind w:firstLine="720"/>
        <w:jc w:val="both"/>
      </w:pPr>
      <w:r>
        <w:t xml:space="preserve">In this global model, we </w:t>
      </w:r>
      <w:r w:rsidR="004957EE">
        <w:t xml:space="preserve">found </w:t>
      </w:r>
      <w:r>
        <w:t>significant effects</w:t>
      </w:r>
      <w:r w:rsidR="004957EE">
        <w:t xml:space="preserve"> on swimming speed</w:t>
      </w:r>
      <w:r>
        <w:t xml:space="preserve"> (</w:t>
      </w:r>
      <w:ins w:id="188" w:author="Alex Damian Serrano" w:date="2024-11-11T13:32:00Z" w16du:dateUtc="2024-11-11T12:32:00Z">
        <w:r w:rsidR="002046A0">
          <w:t xml:space="preserve">848 measurements, 100 videos, 18 species, </w:t>
        </w:r>
      </w:ins>
      <w:ins w:id="189" w:author="Alex Damian Serrano" w:date="2024-11-11T13:29:00Z" w16du:dateUtc="2024-11-11T12:29:00Z">
        <w:r w:rsidR="002046A0">
          <w:t xml:space="preserve">U = 0.29L </w:t>
        </w:r>
      </w:ins>
      <w:ins w:id="190" w:author="Alex Damian Serrano" w:date="2024-11-11T13:30:00Z" w16du:dateUtc="2024-11-11T12:30:00Z">
        <w:r w:rsidR="002046A0">
          <w:t>– 0.60P – 0.2</w:t>
        </w:r>
      </w:ins>
      <w:ins w:id="191" w:author="Alex Damian Serrano" w:date="2024-11-11T15:01:00Z" w16du:dateUtc="2024-11-11T14:01:00Z">
        <w:r w:rsidR="001625B5">
          <w:t>Z</w:t>
        </w:r>
      </w:ins>
      <w:ins w:id="192" w:author="Alex Damian Serrano" w:date="2024-11-11T13:30:00Z" w16du:dateUtc="2024-11-11T12:30:00Z">
        <w:r w:rsidR="002046A0">
          <w:t xml:space="preserve"> – 50.34A, </w:t>
        </w:r>
      </w:ins>
      <w:r w:rsidR="00AB6BCF">
        <w:t>pseudo-R</w:t>
      </w:r>
      <w:r w:rsidR="00AB6BCF" w:rsidRPr="008B0D0A">
        <w:rPr>
          <w:vertAlign w:val="superscript"/>
        </w:rPr>
        <w:t>2</w:t>
      </w:r>
      <w:r w:rsidR="00AB6BCF">
        <w:t xml:space="preserve"> = 0.</w:t>
      </w:r>
      <w:r w:rsidR="002100CC">
        <w:t>37</w:t>
      </w:r>
      <w:r w:rsidR="00AB6BCF">
        <w:t xml:space="preserve">, </w:t>
      </w:r>
      <w:r>
        <w:t xml:space="preserve">p &lt; 0.001) </w:t>
      </w:r>
      <w:r w:rsidR="004957EE">
        <w:t xml:space="preserve">for </w:t>
      </w:r>
      <w:r>
        <w:t xml:space="preserve">L, </w:t>
      </w:r>
      <w:del w:id="193" w:author="Alex Damian Serrano" w:date="2024-11-11T15:01:00Z" w16du:dateUtc="2024-11-11T14:01:00Z">
        <w:r w:rsidDel="001625B5">
          <w:delText>N</w:delText>
        </w:r>
      </w:del>
      <w:ins w:id="194" w:author="Alex Damian Serrano" w:date="2024-11-11T15:01:00Z" w16du:dateUtc="2024-11-11T14:01:00Z">
        <w:r w:rsidR="001625B5">
          <w:t>Z</w:t>
        </w:r>
      </w:ins>
      <w:r>
        <w:t xml:space="preserve">, and A. We </w:t>
      </w:r>
      <w:r w:rsidR="004957EE">
        <w:t xml:space="preserve">found </w:t>
      </w:r>
      <w:r>
        <w:t>that our global regression explains 36.76% of the variance in our swimming speed data: 5.78% is explained by zooid size, 3.52% by pulsation rate, 0.81% from zooid number, and 26.64% by the frontal scaling mode.</w:t>
      </w:r>
    </w:p>
    <w:p w14:paraId="08E8BE4F" w14:textId="77777777" w:rsidR="006A274F" w:rsidRDefault="006A274F" w:rsidP="008B0D0A">
      <w:pPr>
        <w:spacing w:line="360" w:lineRule="auto"/>
        <w:ind w:firstLine="720"/>
        <w:jc w:val="both"/>
      </w:pPr>
    </w:p>
    <w:p w14:paraId="07223317" w14:textId="4C0DD205" w:rsidR="006A274F" w:rsidRPr="006A274F" w:rsidRDefault="006A274F" w:rsidP="006A274F">
      <w:pPr>
        <w:spacing w:line="360" w:lineRule="auto"/>
        <w:jc w:val="both"/>
        <w:rPr>
          <w:i/>
        </w:rPr>
      </w:pPr>
      <w:r w:rsidRPr="006A274F">
        <w:rPr>
          <w:i/>
        </w:rPr>
        <w:t xml:space="preserve">Respiration rates and cost of transport </w:t>
      </w:r>
      <w:r>
        <w:rPr>
          <w:i/>
        </w:rPr>
        <w:t>(</w:t>
      </w:r>
      <w:r w:rsidRPr="006A274F">
        <w:rPr>
          <w:i/>
        </w:rPr>
        <w:t>COT)</w:t>
      </w:r>
    </w:p>
    <w:p w14:paraId="5BB21448" w14:textId="0F743249" w:rsidR="002320D6" w:rsidRDefault="0094247D" w:rsidP="008B0D0A">
      <w:pPr>
        <w:spacing w:line="360" w:lineRule="auto"/>
        <w:jc w:val="both"/>
      </w:pPr>
      <w:r>
        <w:tab/>
        <w:t xml:space="preserve">The respiration rates of swimming and anesthetized salps revealed broad differences between species (Fig. </w:t>
      </w:r>
      <w:r w:rsidR="005354DA">
        <w:t xml:space="preserve">6, </w:t>
      </w:r>
      <w:r w:rsidR="00637BF6">
        <w:t>S2A</w:t>
      </w:r>
      <w:r>
        <w:t>).</w:t>
      </w:r>
      <w:r w:rsidR="0036259A">
        <w:t xml:space="preserve"> After estimating COT, we found a few significant differences between architectures</w:t>
      </w:r>
      <w:r w:rsidR="001C5843">
        <w:t xml:space="preserve"> (</w:t>
      </w:r>
      <w:r w:rsidR="005354DA">
        <w:t xml:space="preserve">Fig. 6, </w:t>
      </w:r>
      <w:r w:rsidR="001C5843">
        <w:t>ANOVA</w:t>
      </w:r>
      <w:ins w:id="195" w:author="Alex Damian Serrano" w:date="2024-11-11T13:42:00Z" w16du:dateUtc="2024-11-11T12:42:00Z">
        <w:r w:rsidR="00114755">
          <w:t xml:space="preserve"> F </w:t>
        </w:r>
      </w:ins>
      <w:ins w:id="196" w:author="Alex Damian Serrano" w:date="2024-11-11T13:44:00Z" w16du:dateUtc="2024-11-11T12:44:00Z">
        <w:r w:rsidR="00114755">
          <w:t>&gt;</w:t>
        </w:r>
      </w:ins>
      <w:ins w:id="197" w:author="Alex Damian Serrano" w:date="2024-11-11T13:42:00Z" w16du:dateUtc="2024-11-11T12:42:00Z">
        <w:r w:rsidR="00114755">
          <w:t xml:space="preserve"> </w:t>
        </w:r>
      </w:ins>
      <w:ins w:id="198" w:author="Alex Damian Serrano" w:date="2024-11-11T13:44:00Z" w16du:dateUtc="2024-11-11T12:44:00Z">
        <w:r w:rsidR="00114755">
          <w:t>5.9</w:t>
        </w:r>
      </w:ins>
      <w:ins w:id="199" w:author="Alex Damian Serrano" w:date="2024-11-11T13:42:00Z" w16du:dateUtc="2024-11-11T12:42:00Z">
        <w:r w:rsidR="00114755">
          <w:t>,</w:t>
        </w:r>
      </w:ins>
      <w:ins w:id="200" w:author="Alex Damian Serrano" w:date="2024-11-11T13:41:00Z" w16du:dateUtc="2024-11-11T12:41:00Z">
        <w:r w:rsidR="00114755">
          <w:t xml:space="preserve"> </w:t>
        </w:r>
      </w:ins>
      <w:del w:id="201" w:author="Alex Damian Serrano" w:date="2024-11-11T13:42:00Z" w16du:dateUtc="2024-11-11T12:42:00Z">
        <w:r w:rsidR="001C5843" w:rsidDel="00114755">
          <w:delText xml:space="preserve"> </w:delText>
        </w:r>
      </w:del>
      <w:r w:rsidR="001C5843">
        <w:t>p &lt; 0.0</w:t>
      </w:r>
      <w:ins w:id="202" w:author="Alex Damian Serrano" w:date="2024-11-11T13:41:00Z" w16du:dateUtc="2024-11-11T12:41:00Z">
        <w:r w:rsidR="00114755">
          <w:t>01</w:t>
        </w:r>
      </w:ins>
      <w:del w:id="203" w:author="Alex Damian Serrano" w:date="2024-11-11T13:41:00Z" w16du:dateUtc="2024-11-11T12:41:00Z">
        <w:r w:rsidR="001C5843" w:rsidDel="00114755">
          <w:delText>5</w:delText>
        </w:r>
      </w:del>
      <w:r w:rsidR="00637BF6">
        <w:t>, Table S2B</w:t>
      </w:r>
      <w:r w:rsidR="001C5843">
        <w:t>)</w:t>
      </w:r>
      <w:r w:rsidR="0036259A">
        <w:t>. In terms of</w:t>
      </w:r>
      <w:r w:rsidR="00C47216">
        <w:t xml:space="preserve"> absolute</w:t>
      </w:r>
      <w:r w:rsidR="0036259A">
        <w:t xml:space="preserve"> COT per mm traveled, </w:t>
      </w:r>
      <w:del w:id="204" w:author="Alex Damian Serrano" w:date="2024-11-11T13:48:00Z" w16du:dateUtc="2024-11-11T12:48:00Z">
        <w:r w:rsidR="0036259A" w:rsidDel="00114755">
          <w:delText xml:space="preserve">linear chains, </w:delText>
        </w:r>
      </w:del>
      <w:del w:id="205" w:author="Alex Damian Serrano" w:date="2024-11-11T13:45:00Z" w16du:dateUtc="2024-11-11T12:45:00Z">
        <w:r w:rsidR="0036259A" w:rsidDel="00114755">
          <w:delText xml:space="preserve">helical chains, </w:delText>
        </w:r>
      </w:del>
      <w:del w:id="206" w:author="Alex Damian Serrano" w:date="2024-11-11T13:48:00Z" w16du:dateUtc="2024-11-11T12:48:00Z">
        <w:r w:rsidR="0036259A" w:rsidDel="00114755">
          <w:delText>bipinnate chains, whorls, and clusters</w:delText>
        </w:r>
      </w:del>
      <w:ins w:id="207" w:author="Alex Damian Serrano" w:date="2024-11-11T13:48:00Z" w16du:dateUtc="2024-11-11T12:48:00Z">
        <w:r w:rsidR="00114755">
          <w:t>all architectures except oblique chains</w:t>
        </w:r>
      </w:ins>
      <w:r w:rsidR="0036259A">
        <w:t xml:space="preserve"> ha</w:t>
      </w:r>
      <w:r w:rsidR="00B72B25">
        <w:t>d</w:t>
      </w:r>
      <w:r w:rsidR="0036259A">
        <w:t xml:space="preserve"> similar high transport efficiencies </w:t>
      </w:r>
      <w:r w:rsidR="00C47216">
        <w:t xml:space="preserve">under </w:t>
      </w:r>
      <w:r w:rsidR="0036259A">
        <w:t>13</w:t>
      </w:r>
      <w:r w:rsidR="00C47216">
        <w:t xml:space="preserve"> pgO</w:t>
      </w:r>
      <w:r w:rsidR="00C47216" w:rsidRPr="008B0D0A">
        <w:rPr>
          <w:vertAlign w:val="subscript"/>
        </w:rPr>
        <w:t>2</w:t>
      </w:r>
      <w:r w:rsidR="00C47216">
        <w:t xml:space="preserve">/ml. Every one of these architectures </w:t>
      </w:r>
      <w:r w:rsidR="00B72B25">
        <w:t>wa</w:t>
      </w:r>
      <w:r w:rsidR="00C47216">
        <w:t>s significantly more efficient per mm traveled than oblique architectures (Tukey’s p &lt; 0.001). In terms of relative COT per zooid length traveled, linear chains</w:t>
      </w:r>
      <w:ins w:id="208" w:author="Alex Damian Serrano" w:date="2024-11-11T13:51:00Z" w16du:dateUtc="2024-11-11T12:51:00Z">
        <w:r w:rsidR="00C47CA4">
          <w:t>, clusters,</w:t>
        </w:r>
      </w:ins>
      <w:r w:rsidR="00C47216">
        <w:t xml:space="preserve"> and whorls ha</w:t>
      </w:r>
      <w:r w:rsidR="00B72B25">
        <w:t>d</w:t>
      </w:r>
      <w:r w:rsidR="00C47216">
        <w:t xml:space="preserve"> similar transport efficiencies that are significantly faster than transversal and oblique chains (Tukey’s p &lt; 0.0</w:t>
      </w:r>
      <w:ins w:id="209" w:author="Alex Damian Serrano" w:date="2024-11-11T13:51:00Z" w16du:dateUtc="2024-11-11T12:51:00Z">
        <w:r w:rsidR="00C47CA4">
          <w:t>5</w:t>
        </w:r>
      </w:ins>
      <w:del w:id="210" w:author="Alex Damian Serrano" w:date="2024-11-11T13:51:00Z" w16du:dateUtc="2024-11-11T12:51:00Z">
        <w:r w:rsidR="00C47216" w:rsidDel="00C47CA4">
          <w:delText>4</w:delText>
        </w:r>
      </w:del>
      <w:r w:rsidR="00C47216">
        <w:t xml:space="preserve">). </w:t>
      </w:r>
      <w:del w:id="211" w:author="Alex Damian Serrano" w:date="2024-11-11T13:51:00Z" w16du:dateUtc="2024-11-11T12:51:00Z">
        <w:r w:rsidR="00C47216" w:rsidDel="00C47CA4">
          <w:delText xml:space="preserve">Clusters </w:delText>
        </w:r>
        <w:r w:rsidR="00A86EDF" w:rsidDel="00C47CA4">
          <w:delText>we</w:delText>
        </w:r>
        <w:r w:rsidR="00C47216" w:rsidDel="00C47CA4">
          <w:delText>re also significantly faster than oblique chains (Tukey’s p &lt; 0.01).</w:delText>
        </w:r>
        <w:r w:rsidR="0036259A" w:rsidDel="00C47CA4">
          <w:delText xml:space="preserve"> </w:delText>
        </w:r>
        <w:r w:rsidR="00C47216" w:rsidDel="00C47CA4">
          <w:delText>Bipinnate and helical chains show</w:delText>
        </w:r>
        <w:r w:rsidR="00A86EDF" w:rsidDel="00C47CA4">
          <w:delText>ed</w:delText>
        </w:r>
        <w:r w:rsidR="00C47216" w:rsidDel="00C47CA4">
          <w:delText xml:space="preserve"> similar values linear chains, clusters, and whorls, but </w:delText>
        </w:r>
        <w:r w:rsidR="00A86EDF" w:rsidDel="00C47CA4">
          <w:delText>we</w:delText>
        </w:r>
        <w:r w:rsidR="00C47216" w:rsidDel="00C47CA4">
          <w:delText xml:space="preserve">re not significantly more efficient than transversal or oblique chains, perhaps due to insufficient sample sizes.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p>
    <w:p w14:paraId="59C10511" w14:textId="49E370E7" w:rsidR="002320D6" w:rsidRDefault="00A47EE0" w:rsidP="008B0D0A">
      <w:pPr>
        <w:spacing w:line="360" w:lineRule="auto"/>
        <w:jc w:val="both"/>
      </w:pPr>
      <w:ins w:id="212" w:author="Alex Damian Serrano" w:date="2024-11-11T19:35:00Z" w16du:dateUtc="2024-11-11T18:35:00Z">
        <w:r>
          <w:rPr>
            <w:noProof/>
          </w:rPr>
          <w:lastRenderedPageBreak/>
          <w:drawing>
            <wp:inline distT="0" distB="0" distL="0" distR="0" wp14:anchorId="356F3159" wp14:editId="15EE00CF">
              <wp:extent cx="5943600" cy="4074160"/>
              <wp:effectExtent l="0" t="0" r="0" b="2540"/>
              <wp:docPr id="128505913" name="Picture 5"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913" name="Picture 5" descr="A graph of different colored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ins>
      <w:del w:id="213" w:author="Alex Damian Serrano" w:date="2024-11-11T19:35:00Z" w16du:dateUtc="2024-11-11T18:35:00Z">
        <w:r w:rsidR="0094247D" w:rsidDel="00A47EE0">
          <w:rPr>
            <w:noProof/>
          </w:rPr>
          <w:drawing>
            <wp:inline distT="114300" distB="114300" distL="114300" distR="114300" wp14:anchorId="65A33E6B" wp14:editId="1619E550">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del>
    </w:p>
    <w:p w14:paraId="6E8B74AA" w14:textId="3157BD79" w:rsidR="002320D6" w:rsidRDefault="0094247D" w:rsidP="005E42F4">
      <w:pPr>
        <w:spacing w:line="360" w:lineRule="auto"/>
        <w:jc w:val="both"/>
      </w:pPr>
      <w:r>
        <w:t xml:space="preserve">Figure </w:t>
      </w:r>
      <w:r w:rsidR="00865248">
        <w:t>6</w:t>
      </w:r>
      <w:r>
        <w:t>. Mean cost-of-transport per mm (A) and per zooid length (B) moved for each salp species, and for each colonial architecture (C, D) with standard errors. Bar colors indicate colonial architecture.</w:t>
      </w:r>
      <w:r w:rsidR="00547187">
        <w:t xml:space="preserve">  Sample sizes and Tukey’s post-hoc pairwise comparisons across architecture types are listed in Dataset 1</w:t>
      </w:r>
      <w:r w:rsidR="001C168E">
        <w:t>B</w:t>
      </w:r>
      <w:r w:rsidR="00547187">
        <w:t xml:space="preserve"> and Table S2</w:t>
      </w:r>
      <w:r w:rsidR="001C168E" w:rsidRPr="008B0D0A">
        <w:t>B</w:t>
      </w:r>
      <w:r w:rsidR="00547187">
        <w:t>, respectively.</w:t>
      </w:r>
    </w:p>
    <w:p w14:paraId="21C6D863" w14:textId="77777777" w:rsidR="00547187" w:rsidRDefault="00547187" w:rsidP="008B0D0A">
      <w:pPr>
        <w:spacing w:line="360" w:lineRule="auto"/>
        <w:jc w:val="both"/>
      </w:pPr>
    </w:p>
    <w:p w14:paraId="77078A40" w14:textId="5533A1A0" w:rsidR="002320D6" w:rsidRDefault="0094247D" w:rsidP="008B0D0A">
      <w:pPr>
        <w:spacing w:line="360" w:lineRule="auto"/>
        <w:ind w:firstLine="720"/>
        <w:jc w:val="both"/>
      </w:pPr>
      <w:r>
        <w:t xml:space="preserve"> When comparing the proportion of investment of metabolic costs into swimming (compared to the species mean baseline) across salp species (Fig. S</w:t>
      </w:r>
      <w:r w:rsidR="000E3D7F">
        <w:t>2B</w:t>
      </w:r>
      <w:r>
        <w:t xml:space="preserve">), eight species had locomotion budgets under 50%, and the other seven have budgets above 50%. </w:t>
      </w:r>
    </w:p>
    <w:p w14:paraId="48A167DA" w14:textId="039F3E77" w:rsidR="002320D6" w:rsidRDefault="0094247D">
      <w:pPr>
        <w:spacing w:line="360" w:lineRule="auto"/>
        <w:ind w:firstLine="720"/>
        <w:jc w:val="both"/>
      </w:pPr>
      <w:r>
        <w:t>We then compared the proportion of energetic investment in swimming to the COT values across species (Fig. S</w:t>
      </w:r>
      <w:r w:rsidR="000E3D7F">
        <w:t>3A,B</w:t>
      </w:r>
      <w:r>
        <w:t xml:space="preserve">) and found no relationship with absolute COT </w:t>
      </w:r>
      <w:r w:rsidR="002C4B5E">
        <w:t>(</w:t>
      </w:r>
      <w:ins w:id="214" w:author="Alex Damian Serrano" w:date="2024-11-11T13:58:00Z" w16du:dateUtc="2024-11-11T12:58:00Z">
        <w:r w:rsidR="007C4C05">
          <w:t>74 specimens,</w:t>
        </w:r>
      </w:ins>
      <w:ins w:id="215" w:author="Alex Damian Serrano" w:date="2024-11-11T13:59:00Z" w16du:dateUtc="2024-11-11T12:59:00Z">
        <w:r w:rsidR="007C4C05">
          <w:t xml:space="preserve"> 14 species,</w:t>
        </w:r>
      </w:ins>
      <w:ins w:id="216" w:author="Alex Damian Serrano" w:date="2024-11-11T13:58:00Z" w16du:dateUtc="2024-11-11T12:58:00Z">
        <w:r w:rsidR="007C4C05">
          <w:t xml:space="preserve"> </w:t>
        </w:r>
      </w:ins>
      <w:del w:id="217" w:author="Alex Damian Serrano" w:date="2024-11-11T13:57:00Z" w16du:dateUtc="2024-11-11T12:57:00Z">
        <w:r w:rsidR="002C4B5E" w:rsidRPr="00CB7B65" w:rsidDel="007C4C05">
          <w:rPr>
            <w:highlight w:val="yellow"/>
          </w:rPr>
          <w:delText xml:space="preserve">Swimming % </w:delText>
        </w:r>
      </w:del>
      <w:del w:id="218" w:author="Alex Damian Serrano" w:date="2024-11-11T13:56:00Z" w16du:dateUtc="2024-11-11T12:56:00Z">
        <w:r w:rsidR="002C4B5E" w:rsidRPr="00CB7B65" w:rsidDel="00B1035B">
          <w:rPr>
            <w:highlight w:val="yellow"/>
          </w:rPr>
          <w:delText>~</w:delText>
        </w:r>
      </w:del>
      <w:del w:id="219" w:author="Alex Damian Serrano" w:date="2024-11-11T13:57:00Z" w16du:dateUtc="2024-11-11T12:57:00Z">
        <w:r w:rsidR="002C4B5E" w:rsidRPr="00CB7B65" w:rsidDel="007C4C05">
          <w:rPr>
            <w:highlight w:val="yellow"/>
          </w:rPr>
          <w:delText xml:space="preserve"> COT per </w:delText>
        </w:r>
        <w:commentRangeStart w:id="220"/>
        <w:r w:rsidR="002C4B5E" w:rsidRPr="00CB7B65" w:rsidDel="007C4C05">
          <w:rPr>
            <w:highlight w:val="yellow"/>
          </w:rPr>
          <w:delText>mm</w:delText>
        </w:r>
        <w:commentRangeEnd w:id="220"/>
        <w:r w:rsidR="00CB7B65" w:rsidDel="007C4C05">
          <w:rPr>
            <w:rStyle w:val="CommentReference"/>
          </w:rPr>
          <w:commentReference w:id="220"/>
        </w:r>
        <w:r w:rsidR="002C4B5E" w:rsidRPr="00CB7B65" w:rsidDel="007C4C05">
          <w:rPr>
            <w:highlight w:val="yellow"/>
          </w:rPr>
          <w:delText>,</w:delText>
        </w:r>
        <w:r w:rsidR="002C4B5E" w:rsidDel="007C4C05">
          <w:delText xml:space="preserve"> </w:delText>
        </w:r>
      </w:del>
      <w:r w:rsidR="002C4B5E">
        <w:t xml:space="preserve">p = 0.24) </w:t>
      </w:r>
      <w:r>
        <w:t>but found a positive relationship with zooid-length scaled COT (</w:t>
      </w:r>
      <w:ins w:id="221" w:author="Alex Damian Serrano" w:date="2024-11-11T14:05:00Z" w16du:dateUtc="2024-11-11T13:05:00Z">
        <w:r w:rsidR="00C364A6">
          <w:t xml:space="preserve">74 specimens, 14 species, </w:t>
        </w:r>
      </w:ins>
      <w:r w:rsidR="002C4B5E">
        <w:t xml:space="preserve">Swimming % </w:t>
      </w:r>
      <w:ins w:id="222" w:author="Alex Damian Serrano" w:date="2024-11-11T14:05:00Z" w16du:dateUtc="2024-11-11T13:05:00Z">
        <w:r w:rsidR="00C364A6">
          <w:t>=</w:t>
        </w:r>
      </w:ins>
      <w:del w:id="223" w:author="Alex Damian Serrano" w:date="2024-11-11T14:05:00Z" w16du:dateUtc="2024-11-11T13:05:00Z">
        <w:r w:rsidR="002C4B5E" w:rsidDel="00C364A6">
          <w:delText>~</w:delText>
        </w:r>
      </w:del>
      <w:r w:rsidR="002C4B5E">
        <w:t xml:space="preserve"> </w:t>
      </w:r>
      <w:ins w:id="224" w:author="Alex Damian Serrano" w:date="2024-11-11T14:05:00Z" w16du:dateUtc="2024-11-11T13:05:00Z">
        <w:r w:rsidR="00C364A6">
          <w:t>0.11*</w:t>
        </w:r>
      </w:ins>
      <w:r w:rsidR="002C4B5E">
        <w:t>COT per zooid length</w:t>
      </w:r>
      <w:ins w:id="225" w:author="Alex Damian Serrano" w:date="2024-11-11T14:05:00Z" w16du:dateUtc="2024-11-11T13:05:00Z">
        <w:r w:rsidR="00C364A6">
          <w:t xml:space="preserve"> + 34.4</w:t>
        </w:r>
      </w:ins>
      <w:r w:rsidR="002C4B5E">
        <w:t xml:space="preserve">, adjusted </w:t>
      </w:r>
      <w:r w:rsidR="003C7514">
        <w:t>R</w:t>
      </w:r>
      <w:r w:rsidR="003C7514" w:rsidRPr="008B0D0A">
        <w:rPr>
          <w:vertAlign w:val="superscript"/>
        </w:rPr>
        <w:t>2</w:t>
      </w:r>
      <w:r w:rsidR="003C7514">
        <w:t xml:space="preserve"> = </w:t>
      </w:r>
      <w:r w:rsidR="002C4B5E">
        <w:t>0.22</w:t>
      </w:r>
      <w:r w:rsidR="003C7514">
        <w:t xml:space="preserve">, </w:t>
      </w:r>
      <w:r>
        <w:t>p &lt; 0.001), indicating that species with more costly locomotion per zooid length invest a larger proportion of their energy budget in swimming. Finally, we compared the proportion of energetic investment in swimming with speed (</w:t>
      </w:r>
      <w:del w:id="226" w:author="Alex Damian Serrano" w:date="2024-11-11T14:05:00Z" w16du:dateUtc="2024-11-11T13:05:00Z">
        <w:r w:rsidR="002C4B5E" w:rsidDel="00FE751C">
          <w:delText xml:space="preserve">Swimming % ~ Speed, </w:delText>
        </w:r>
      </w:del>
      <w:r>
        <w:t>Fig. S</w:t>
      </w:r>
      <w:r w:rsidR="00CA17B1">
        <w:t>3</w:t>
      </w:r>
      <w:proofErr w:type="gramStart"/>
      <w:r w:rsidR="00CA17B1">
        <w:t>C,D</w:t>
      </w:r>
      <w:proofErr w:type="gramEnd"/>
      <w:r>
        <w:t xml:space="preserve">). We found no relationship (neither in mm/s nor in zooids/s), indicating that faster swimmers do not invest more of their energy budget into their locomotion efforts. We found that regardless of whether we consider transport in terms of absolute distances </w:t>
      </w:r>
      <w:r>
        <w:lastRenderedPageBreak/>
        <w:t xml:space="preserve">(Fig. </w:t>
      </w:r>
      <w:r w:rsidR="00C11132">
        <w:t>7A</w:t>
      </w:r>
      <w:r>
        <w:t xml:space="preserve">, </w:t>
      </w:r>
      <w:ins w:id="227" w:author="Alex Damian Serrano" w:date="2024-11-11T14:14:00Z" w16du:dateUtc="2024-11-11T13:14:00Z">
        <w:r w:rsidR="00AD442A">
          <w:t>64</w:t>
        </w:r>
      </w:ins>
      <w:ins w:id="228" w:author="Alex Damian Serrano" w:date="2024-11-11T14:01:00Z" w16du:dateUtc="2024-11-11T13:01:00Z">
        <w:r w:rsidR="00C364A6">
          <w:t xml:space="preserve"> specimens, </w:t>
        </w:r>
      </w:ins>
      <w:ins w:id="229" w:author="Alex Damian Serrano" w:date="2024-11-11T14:14:00Z" w16du:dateUtc="2024-11-11T13:14:00Z">
        <w:r w:rsidR="00AD442A">
          <w:t>14</w:t>
        </w:r>
      </w:ins>
      <w:ins w:id="230" w:author="Alex Damian Serrano" w:date="2024-11-11T14:01:00Z" w16du:dateUtc="2024-11-11T13:01:00Z">
        <w:r w:rsidR="00C364A6">
          <w:t xml:space="preserve"> species,</w:t>
        </w:r>
      </w:ins>
      <w:ins w:id="231" w:author="Alex Damian Serrano" w:date="2024-11-11T14:02:00Z" w16du:dateUtc="2024-11-11T13:02:00Z">
        <w:r w:rsidR="00C364A6">
          <w:t xml:space="preserve"> linear regression:</w:t>
        </w:r>
      </w:ins>
      <w:ins w:id="232" w:author="Alex Damian Serrano" w:date="2024-11-11T14:01:00Z" w16du:dateUtc="2024-11-11T13:01:00Z">
        <w:r w:rsidR="00C364A6">
          <w:t xml:space="preserve"> </w:t>
        </w:r>
      </w:ins>
      <w:del w:id="233" w:author="Alex Damian Serrano" w:date="2024-11-11T14:00:00Z" w16du:dateUtc="2024-11-11T13:00:00Z">
        <w:r w:rsidRPr="00CB7B65" w:rsidDel="00C364A6">
          <w:rPr>
            <w:highlight w:val="yellow"/>
          </w:rPr>
          <w:delText>linear regression</w:delText>
        </w:r>
        <w:r w:rsidR="002C4B5E" w:rsidRPr="00CB7B65" w:rsidDel="00C364A6">
          <w:rPr>
            <w:highlight w:val="yellow"/>
          </w:rPr>
          <w:delText xml:space="preserve"> </w:delText>
        </w:r>
      </w:del>
      <w:r w:rsidR="002C4B5E" w:rsidRPr="00CB7B65">
        <w:rPr>
          <w:highlight w:val="yellow"/>
        </w:rPr>
        <w:t xml:space="preserve">COT per mm </w:t>
      </w:r>
      <w:ins w:id="234" w:author="Alex Damian Serrano" w:date="2024-11-11T14:00:00Z" w16du:dateUtc="2024-11-11T13:00:00Z">
        <w:r w:rsidR="00C364A6">
          <w:rPr>
            <w:highlight w:val="yellow"/>
          </w:rPr>
          <w:t>=</w:t>
        </w:r>
      </w:ins>
      <w:del w:id="235" w:author="Alex Damian Serrano" w:date="2024-11-11T14:00:00Z" w16du:dateUtc="2024-11-11T13:00:00Z">
        <w:r w:rsidR="002C4B5E" w:rsidRPr="00CB7B65" w:rsidDel="00C364A6">
          <w:rPr>
            <w:highlight w:val="yellow"/>
          </w:rPr>
          <w:delText>~</w:delText>
        </w:r>
      </w:del>
      <w:r w:rsidR="002C4B5E" w:rsidRPr="00CB7B65">
        <w:rPr>
          <w:highlight w:val="yellow"/>
        </w:rPr>
        <w:t xml:space="preserve"> </w:t>
      </w:r>
      <w:ins w:id="236" w:author="Alex Damian Serrano" w:date="2024-11-11T14:12:00Z" w16du:dateUtc="2024-11-11T13:12:00Z">
        <w:r w:rsidR="00AD442A">
          <w:rPr>
            <w:highlight w:val="yellow"/>
          </w:rPr>
          <w:t>-0.12*</w:t>
        </w:r>
      </w:ins>
      <w:r w:rsidR="002C4B5E" w:rsidRPr="00CB7B65">
        <w:rPr>
          <w:highlight w:val="yellow"/>
        </w:rPr>
        <w:t>Speed mm/</w:t>
      </w:r>
      <w:commentRangeStart w:id="237"/>
      <w:r w:rsidR="002C4B5E" w:rsidRPr="00CB7B65">
        <w:rPr>
          <w:highlight w:val="yellow"/>
        </w:rPr>
        <w:t>s</w:t>
      </w:r>
      <w:commentRangeEnd w:id="237"/>
      <w:r w:rsidR="00CB7B65">
        <w:rPr>
          <w:rStyle w:val="CommentReference"/>
        </w:rPr>
        <w:commentReference w:id="237"/>
      </w:r>
      <w:ins w:id="238" w:author="Alex Damian Serrano" w:date="2024-11-11T14:12:00Z" w16du:dateUtc="2024-11-11T13:12:00Z">
        <w:r w:rsidR="00AD442A">
          <w:rPr>
            <w:highlight w:val="yellow"/>
          </w:rPr>
          <w:t xml:space="preserve"> + 13.46</w:t>
        </w:r>
      </w:ins>
      <w:ins w:id="239" w:author="Alex Damian Serrano" w:date="2024-11-11T14:00:00Z" w16du:dateUtc="2024-11-11T13:00:00Z">
        <w:r w:rsidR="00C364A6">
          <w:rPr>
            <w:highlight w:val="yellow"/>
          </w:rPr>
          <w:t xml:space="preserve"> </w:t>
        </w:r>
      </w:ins>
      <w:r w:rsidR="002C4B5E" w:rsidRPr="00CB7B65">
        <w:rPr>
          <w:highlight w:val="yellow"/>
        </w:rPr>
        <w:t>,</w:t>
      </w:r>
      <w:r w:rsidR="002C4B5E">
        <w:t xml:space="preserve"> adjusted R</w:t>
      </w:r>
      <w:r w:rsidR="002C4B5E" w:rsidRPr="008B0D0A">
        <w:rPr>
          <w:vertAlign w:val="superscript"/>
        </w:rPr>
        <w:t>2</w:t>
      </w:r>
      <w:r w:rsidR="002C4B5E">
        <w:t xml:space="preserve"> = 0.09,</w:t>
      </w:r>
      <w:r>
        <w:t xml:space="preserve"> p &lt; 0.005</w:t>
      </w:r>
      <w:ins w:id="240" w:author="Alex Damian Serrano" w:date="2024-11-11T14:02:00Z" w16du:dateUtc="2024-11-11T13:02:00Z">
        <w:r w:rsidR="00C364A6">
          <w:t>;</w:t>
        </w:r>
      </w:ins>
      <w:del w:id="241" w:author="Alex Damian Serrano" w:date="2024-11-11T14:02:00Z" w16du:dateUtc="2024-11-11T13:02:00Z">
        <w:r w:rsidDel="00C364A6">
          <w:delText>,</w:delText>
        </w:r>
      </w:del>
      <w:r>
        <w:t xml:space="preserve"> exponential regression</w:t>
      </w:r>
      <w:ins w:id="242" w:author="Alex Damian Serrano" w:date="2024-11-11T14:02:00Z" w16du:dateUtc="2024-11-11T13:02:00Z">
        <w:r w:rsidR="00C364A6">
          <w:t>:</w:t>
        </w:r>
      </w:ins>
      <w:r w:rsidR="002C4B5E">
        <w:t xml:space="preserve"> </w:t>
      </w:r>
      <w:proofErr w:type="spellStart"/>
      <w:r w:rsidR="002C4B5E">
        <w:t>logCOT</w:t>
      </w:r>
      <w:proofErr w:type="spellEnd"/>
      <w:r w:rsidR="002C4B5E">
        <w:t xml:space="preserve"> per mm </w:t>
      </w:r>
      <w:ins w:id="243" w:author="Alex Damian Serrano" w:date="2024-11-11T14:12:00Z" w16du:dateUtc="2024-11-11T13:12:00Z">
        <w:r w:rsidR="00AD442A">
          <w:t>=</w:t>
        </w:r>
      </w:ins>
      <w:del w:id="244" w:author="Alex Damian Serrano" w:date="2024-11-11T14:12:00Z" w16du:dateUtc="2024-11-11T13:12:00Z">
        <w:r w:rsidR="002C4B5E" w:rsidDel="00AD442A">
          <w:delText>~</w:delText>
        </w:r>
      </w:del>
      <w:r w:rsidR="002C4B5E">
        <w:t xml:space="preserve"> </w:t>
      </w:r>
      <w:ins w:id="245" w:author="Alex Damian Serrano" w:date="2024-11-11T14:12:00Z" w16du:dateUtc="2024-11-11T13:12:00Z">
        <w:r w:rsidR="00AD442A">
          <w:t>-0.</w:t>
        </w:r>
      </w:ins>
      <w:ins w:id="246" w:author="Alex Damian Serrano" w:date="2024-11-11T14:13:00Z" w16du:dateUtc="2024-11-11T13:13:00Z">
        <w:r w:rsidR="00AD442A">
          <w:t>015*</w:t>
        </w:r>
      </w:ins>
      <w:r w:rsidR="002C4B5E">
        <w:t>Speed mm/s</w:t>
      </w:r>
      <w:ins w:id="247" w:author="Alex Damian Serrano" w:date="2024-11-11T14:13:00Z" w16du:dateUtc="2024-11-11T13:13:00Z">
        <w:r w:rsidR="00AD442A">
          <w:t xml:space="preserve"> + 1.39</w:t>
        </w:r>
      </w:ins>
      <w:r w:rsidR="002C4B5E">
        <w:t>, adjusted R</w:t>
      </w:r>
      <w:r w:rsidR="002C4B5E" w:rsidRPr="008B0D0A">
        <w:rPr>
          <w:vertAlign w:val="superscript"/>
        </w:rPr>
        <w:t>2</w:t>
      </w:r>
      <w:r w:rsidR="002C4B5E">
        <w:t xml:space="preserve"> = 0.14,</w:t>
      </w:r>
      <w:r>
        <w:t xml:space="preserve"> p &lt; 0.001) or relative to body lengths (Fig. </w:t>
      </w:r>
      <w:r w:rsidR="00C11132">
        <w:t>7B</w:t>
      </w:r>
      <w:r>
        <w:t>,</w:t>
      </w:r>
      <w:ins w:id="248" w:author="Alex Damian Serrano" w:date="2024-11-11T14:15:00Z" w16du:dateUtc="2024-11-11T13:15:00Z">
        <w:r w:rsidR="00AD442A">
          <w:t xml:space="preserve"> 64 specimens, 14 species,</w:t>
        </w:r>
      </w:ins>
      <w:r>
        <w:t xml:space="preserve"> linear regression</w:t>
      </w:r>
      <w:r w:rsidR="002C4B5E">
        <w:t xml:space="preserve"> COT per zooid length </w:t>
      </w:r>
      <w:ins w:id="249" w:author="Alex Damian Serrano" w:date="2024-11-11T14:15:00Z" w16du:dateUtc="2024-11-11T13:15:00Z">
        <w:r w:rsidR="00AD442A">
          <w:t>=</w:t>
        </w:r>
      </w:ins>
      <w:del w:id="250" w:author="Alex Damian Serrano" w:date="2024-11-11T14:15:00Z" w16du:dateUtc="2024-11-11T13:15:00Z">
        <w:r w:rsidR="002C4B5E" w:rsidDel="00AD442A">
          <w:delText>~</w:delText>
        </w:r>
      </w:del>
      <w:r w:rsidR="002C4B5E">
        <w:t xml:space="preserve"> </w:t>
      </w:r>
      <w:ins w:id="251" w:author="Alex Damian Serrano" w:date="2024-11-11T14:15:00Z" w16du:dateUtc="2024-11-11T13:15:00Z">
        <w:r w:rsidR="00AD442A">
          <w:t>-12.9*</w:t>
        </w:r>
      </w:ins>
      <w:r w:rsidR="002C4B5E">
        <w:t>Speed zooids/s</w:t>
      </w:r>
      <w:ins w:id="252" w:author="Alex Damian Serrano" w:date="2024-11-11T14:15:00Z" w16du:dateUtc="2024-11-11T13:15:00Z">
        <w:r w:rsidR="00AD442A">
          <w:t xml:space="preserve"> + 116.</w:t>
        </w:r>
      </w:ins>
      <w:ins w:id="253" w:author="Alex Damian Serrano" w:date="2024-11-11T14:16:00Z" w16du:dateUtc="2024-11-11T13:16:00Z">
        <w:r w:rsidR="00AD442A">
          <w:t>1</w:t>
        </w:r>
      </w:ins>
      <w:r w:rsidR="002C4B5E">
        <w:t>, adjusted R</w:t>
      </w:r>
      <w:r w:rsidR="002C4B5E" w:rsidRPr="00D10F95">
        <w:rPr>
          <w:vertAlign w:val="superscript"/>
        </w:rPr>
        <w:t>2</w:t>
      </w:r>
      <w:r w:rsidR="002C4B5E">
        <w:t xml:space="preserve"> = 0.07,</w:t>
      </w:r>
      <w:r>
        <w:t xml:space="preserve"> p &lt; 0.01, exponential regression</w:t>
      </w:r>
      <w:r w:rsidR="002C4B5E">
        <w:t xml:space="preserve"> </w:t>
      </w:r>
      <w:proofErr w:type="spellStart"/>
      <w:r w:rsidR="002C4B5E">
        <w:t>logCOT</w:t>
      </w:r>
      <w:proofErr w:type="spellEnd"/>
      <w:r w:rsidR="002C4B5E">
        <w:t xml:space="preserve"> per zooid length </w:t>
      </w:r>
      <w:ins w:id="254" w:author="Alex Damian Serrano" w:date="2024-11-11T14:16:00Z" w16du:dateUtc="2024-11-11T13:16:00Z">
        <w:r w:rsidR="00AD442A">
          <w:t>=</w:t>
        </w:r>
      </w:ins>
      <w:del w:id="255" w:author="Alex Damian Serrano" w:date="2024-11-11T14:16:00Z" w16du:dateUtc="2024-11-11T13:16:00Z">
        <w:r w:rsidR="002C4B5E" w:rsidDel="00AD442A">
          <w:delText>~</w:delText>
        </w:r>
      </w:del>
      <w:r w:rsidR="002C4B5E">
        <w:t xml:space="preserve"> </w:t>
      </w:r>
      <w:ins w:id="256" w:author="Alex Damian Serrano" w:date="2024-11-11T14:16:00Z" w16du:dateUtc="2024-11-11T13:16:00Z">
        <w:r w:rsidR="00AD442A">
          <w:t>-0.24*</w:t>
        </w:r>
      </w:ins>
      <w:r w:rsidR="002C4B5E">
        <w:t>Speed zooids/s</w:t>
      </w:r>
      <w:ins w:id="257" w:author="Alex Damian Serrano" w:date="2024-11-11T14:16:00Z" w16du:dateUtc="2024-11-11T13:16:00Z">
        <w:r w:rsidR="00AD442A">
          <w:t xml:space="preserve"> + 4.28</w:t>
        </w:r>
      </w:ins>
      <w:r w:rsidR="002C4B5E">
        <w:t>, adjusted R</w:t>
      </w:r>
      <w:r w:rsidR="002C4B5E" w:rsidRPr="00D10F95">
        <w:rPr>
          <w:vertAlign w:val="superscript"/>
        </w:rPr>
        <w:t>2</w:t>
      </w:r>
      <w:r w:rsidR="002C4B5E">
        <w:t xml:space="preserve"> = 0.14 </w:t>
      </w:r>
      <w:r>
        <w:t xml:space="preserve"> p &lt; 0.001), the COT decreases in species with faster swimming speeds. </w:t>
      </w:r>
    </w:p>
    <w:p w14:paraId="5E716DFD" w14:textId="0E26CD8F" w:rsidR="00CA17B1" w:rsidRDefault="00CA17B1" w:rsidP="008B0D0A">
      <w:pPr>
        <w:spacing w:line="360" w:lineRule="auto"/>
        <w:ind w:firstLine="720"/>
        <w:jc w:val="both"/>
      </w:pPr>
    </w:p>
    <w:p w14:paraId="7319FC05" w14:textId="4A9BE273" w:rsidR="002320D6" w:rsidRDefault="008D78B8" w:rsidP="008B0D0A">
      <w:pPr>
        <w:spacing w:line="360" w:lineRule="auto"/>
        <w:jc w:val="both"/>
      </w:pPr>
      <w:ins w:id="258" w:author="Alex Damian Serrano" w:date="2024-11-11T21:30:00Z" w16du:dateUtc="2024-11-11T20:30:00Z">
        <w:r>
          <w:rPr>
            <w:noProof/>
          </w:rPr>
          <w:drawing>
            <wp:inline distT="0" distB="0" distL="0" distR="0" wp14:anchorId="594B3250" wp14:editId="30E4365A">
              <wp:extent cx="5943600" cy="2290445"/>
              <wp:effectExtent l="0" t="0" r="0" b="0"/>
              <wp:docPr id="104058511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85112" name="Picture 1" descr="A graph of a graph of a graph of a graph of a graph of a graph of a graph of a graph of a graph of a graph of a graph of a graph of a graph of&#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ins>
      <w:del w:id="259" w:author="Alex Damian Serrano" w:date="2024-11-11T19:37:00Z" w16du:dateUtc="2024-11-11T18:37:00Z">
        <w:r w:rsidR="0094247D" w:rsidDel="00A131F8">
          <w:rPr>
            <w:noProof/>
          </w:rPr>
          <w:drawing>
            <wp:inline distT="114300" distB="114300" distL="114300" distR="114300" wp14:anchorId="54740526" wp14:editId="015835C0">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p>
    <w:p w14:paraId="1DF09D21" w14:textId="77538958" w:rsidR="00547187" w:rsidDel="00CA74D9" w:rsidRDefault="0094247D" w:rsidP="00547187">
      <w:pPr>
        <w:spacing w:line="360" w:lineRule="auto"/>
        <w:ind w:firstLine="720"/>
        <w:jc w:val="both"/>
        <w:rPr>
          <w:del w:id="260" w:author="Alex Damian Serrano" w:date="2024-11-11T14:17:00Z" w16du:dateUtc="2024-11-11T13:17:00Z"/>
        </w:rPr>
      </w:pPr>
      <w:r>
        <w:t xml:space="preserve">Figure </w:t>
      </w:r>
      <w:r w:rsidR="00865248">
        <w:t>7</w:t>
      </w:r>
      <w:r>
        <w:t>. COT (specimen mean with standard error</w:t>
      </w:r>
      <w:r w:rsidR="00547187" w:rsidRPr="004A442F">
        <w:t>,</w:t>
      </w:r>
      <w:r w:rsidR="00547187" w:rsidRPr="008B0D0A">
        <w:t xml:space="preserve"> n=</w:t>
      </w:r>
      <w:r w:rsidR="004A442F" w:rsidRPr="008B0D0A">
        <w:t>75</w:t>
      </w:r>
      <w:r w:rsidRPr="004A442F">
        <w:t>)</w:t>
      </w:r>
      <w:r>
        <w:t xml:space="preserve"> per mm (A) and zooid length (B) moved across the specimen mean absolute (A) or relative (B) swimming speeds. The dot color indicates colonial architecture. Gray areas represent the 95% confidence intervals of the exponential regressions (black lines).</w:t>
      </w:r>
      <w:del w:id="261" w:author="Alex Damian Serrano" w:date="2024-11-11T14:16:00Z" w16du:dateUtc="2024-11-11T13:16:00Z">
        <w:r w:rsidR="00547187" w:rsidDel="00CA74D9">
          <w:delText xml:space="preserve">  COT decreases in species with faster swimming speeds in terms of absolute distances (exponential regression logCOT per mm ~ Speed mm/s, adjusted R</w:delText>
        </w:r>
        <w:r w:rsidR="00547187" w:rsidRPr="00705716" w:rsidDel="00CA74D9">
          <w:rPr>
            <w:vertAlign w:val="superscript"/>
          </w:rPr>
          <w:delText>2</w:delText>
        </w:r>
        <w:r w:rsidR="00547187" w:rsidDel="00CA74D9">
          <w:delText xml:space="preserve"> = 0.14, p &lt; 0.001) and relative to body lengths (exponential regression logCOT per zooid length ~ Speed zooids/s, adjusted R</w:delText>
        </w:r>
        <w:r w:rsidR="00547187" w:rsidRPr="00D10F95" w:rsidDel="00CA74D9">
          <w:rPr>
            <w:vertAlign w:val="superscript"/>
          </w:rPr>
          <w:delText>2</w:delText>
        </w:r>
        <w:r w:rsidR="00547187" w:rsidDel="00CA74D9">
          <w:delText xml:space="preserve"> = 0.14  p &lt; 0.001). </w:delText>
        </w:r>
      </w:del>
    </w:p>
    <w:p w14:paraId="0B21D773" w14:textId="2058BD71" w:rsidR="002320D6" w:rsidRDefault="002320D6">
      <w:pPr>
        <w:spacing w:line="360" w:lineRule="auto"/>
        <w:ind w:firstLine="720"/>
        <w:jc w:val="both"/>
        <w:pPrChange w:id="262" w:author="Alex Damian Serrano" w:date="2024-11-11T14:17:00Z" w16du:dateUtc="2024-11-11T13:17:00Z">
          <w:pPr>
            <w:spacing w:line="360" w:lineRule="auto"/>
            <w:jc w:val="both"/>
          </w:pPr>
        </w:pPrChange>
      </w:pPr>
    </w:p>
    <w:p w14:paraId="7FAB9DED" w14:textId="77777777" w:rsidR="003E4A48" w:rsidRDefault="003E4A48" w:rsidP="008B0D0A">
      <w:pPr>
        <w:spacing w:line="360" w:lineRule="auto"/>
        <w:jc w:val="both"/>
      </w:pPr>
    </w:p>
    <w:p w14:paraId="0A3B8017" w14:textId="012949EE" w:rsidR="002320D6" w:rsidRPr="0035573A" w:rsidRDefault="0094247D" w:rsidP="008B0D0A">
      <w:pPr>
        <w:spacing w:line="360" w:lineRule="auto"/>
        <w:jc w:val="both"/>
        <w:rPr>
          <w:b/>
        </w:rPr>
      </w:pPr>
      <w:r>
        <w:rPr>
          <w:b/>
        </w:rPr>
        <w:t>Discussion</w:t>
      </w:r>
    </w:p>
    <w:p w14:paraId="4A07E1D6" w14:textId="04482DC5" w:rsidR="002320D6" w:rsidRDefault="0094247D" w:rsidP="008B0D0A">
      <w:pPr>
        <w:spacing w:line="36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94247D" w:rsidP="008B0D0A">
      <w:pPr>
        <w:spacing w:line="360" w:lineRule="auto"/>
        <w:jc w:val="both"/>
        <w:rPr>
          <w:i/>
        </w:rPr>
      </w:pPr>
      <w:r>
        <w:rPr>
          <w:i/>
        </w:rPr>
        <w:t>Architectural determinants of salp swimming speed</w:t>
      </w:r>
    </w:p>
    <w:p w14:paraId="258EEA83" w14:textId="2F7282C8" w:rsidR="002320D6" w:rsidRDefault="0094247D" w:rsidP="008B0D0A">
      <w:pPr>
        <w:spacing w:line="360" w:lineRule="auto"/>
        <w:ind w:firstLine="720"/>
        <w:jc w:val="both"/>
      </w:pPr>
      <w:r>
        <w:t xml:space="preserve">Colonial architecture was the strongest predictor of swimming speed, though there is a large amount of unexplained variation which may relate to species-specific differences, behavioral, or environmental factors (see global GLM results). We expected that swimming speed in colonial salps would be predicted by pulsation rate as a measure of swimming effort. Our results </w:t>
      </w:r>
      <w:r>
        <w:lastRenderedPageBreak/>
        <w:t>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Madin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514199C9" w:rsidR="002320D6" w:rsidRDefault="0094247D" w:rsidP="008B0D0A">
      <w:pPr>
        <w:spacing w:line="360" w:lineRule="auto"/>
        <w:ind w:firstLine="720"/>
        <w:jc w:val="both"/>
      </w:pPr>
      <w:r>
        <w:t xml:space="preserve">The relationship between the number of zooids and speed in linear chains is </w:t>
      </w:r>
      <w:r w:rsidR="006304AA">
        <w:t>complicated by shifts in zooid orientation during development</w:t>
      </w:r>
      <w:r>
        <w:t xml:space="preserve">.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t>like</w:t>
      </w:r>
      <w:r>
        <w:t xml:space="preserve"> oblique architecture. A less acute dorsoventral rotation angle would explain why these more numerous linear chains are not as fast as we would expect, given that our results support a significant relationship between this angle and swimming speed (Fig. </w:t>
      </w:r>
      <w:r w:rsidR="00017141">
        <w:t>4</w:t>
      </w:r>
      <w:r>
        <w:t xml:space="preserve">). </w:t>
      </w:r>
      <w:r w:rsidR="0027628B">
        <w:t>Finding a strong relationship between zooid number and speed in whorls was surprising given their less hydrodynamic configuration. This could be due to the smaller range of slow speeds and few zooids in the data we obtained for these species. Our regression results on pooled architectures, as well as finding a significant relationship between number of zooids and speed for linear and bipinnate chains but not for clusters nor transversal chains, support our primary hypothesis that the different frontal area scaling relationships across architectures has an impact on swimming speed.</w:t>
      </w:r>
    </w:p>
    <w:p w14:paraId="5C7D29A4" w14:textId="5CB59367" w:rsidR="002320D6" w:rsidRDefault="0094247D" w:rsidP="008B0D0A">
      <w:pPr>
        <w:spacing w:line="360" w:lineRule="auto"/>
        <w:ind w:firstLine="720"/>
        <w:jc w:val="both"/>
      </w:pPr>
      <w:r>
        <w:t>Linear chains swam faster than all other architectures, including those that share a constant frontal area</w:t>
      </w:r>
      <w:r w:rsidR="003E4A48">
        <w:t xml:space="preserve"> feature</w:t>
      </w:r>
      <w:r w:rsidR="0027628B">
        <w:t xml:space="preserve"> like helical and bipinnate chains</w:t>
      </w:r>
      <w:r>
        <w:t>. One potential explanation for this difference could come from the relative thrust provided by the jets. Linear chains eject their jet plumes at very small angles (near parallel) to the axis of locomotion (Sutherland et al</w:t>
      </w:r>
      <w:r w:rsidR="003E4A48">
        <w:t>. 2024</w:t>
      </w:r>
      <w:r>
        <w:t>)</w:t>
      </w:r>
      <w:r w:rsidR="003E4A48">
        <w:t>, just wide enough to avoid interaction between jet plumes</w:t>
      </w:r>
      <w:r w:rsidR="003C7514">
        <w:t xml:space="preserve"> (Sutherland &amp; Weihs 2017)</w:t>
      </w:r>
      <w:r>
        <w:t xml:space="preserve">.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w:t>
      </w:r>
      <w:r>
        <w:lastRenderedPageBreak/>
        <w:t>could be tested by measuring the 3D angles of the actual jets instead of the angles of the zooids since salps can use their atrial muscles and siphon morphology to direct the angle of their jets.</w:t>
      </w:r>
    </w:p>
    <w:p w14:paraId="26EB70D0" w14:textId="2D9AF685" w:rsidR="002320D6" w:rsidRDefault="0094247D" w:rsidP="008B0D0A">
      <w:pPr>
        <w:spacing w:line="36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r w:rsidR="008D4EAE">
        <w:t xml:space="preserve">data </w:t>
      </w:r>
      <w:r>
        <w:t>indicate</w:t>
      </w:r>
      <w:r w:rsidR="008D4EAE">
        <w:t>s</w:t>
      </w:r>
      <w:r>
        <w:t xml:space="preserve"> that oblique chains </w:t>
      </w:r>
      <w:r w:rsidR="008D4EAE">
        <w:t xml:space="preserve">may be </w:t>
      </w:r>
      <w:r>
        <w:t>the slowest swimmers among salps. This incongruence may be explained by the fact that we only had speed data from one</w:t>
      </w:r>
      <w:r w:rsidR="008D4EAE">
        <w:t xml:space="preserve"> oblique</w:t>
      </w:r>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r w:rsidR="0027628B">
        <w:t xml:space="preserve"> Swimming speed data from the much larger oblique chains of </w:t>
      </w:r>
      <w:proofErr w:type="spellStart"/>
      <w:r w:rsidR="0027628B" w:rsidRPr="008B0D0A">
        <w:rPr>
          <w:i/>
          <w:iCs/>
        </w:rPr>
        <w:t>Thetys</w:t>
      </w:r>
      <w:proofErr w:type="spellEnd"/>
      <w:r w:rsidR="0027628B" w:rsidRPr="008B0D0A">
        <w:rPr>
          <w:i/>
          <w:iCs/>
        </w:rPr>
        <w:t xml:space="preserve"> vagina</w:t>
      </w:r>
      <w:r w:rsidR="0027628B">
        <w:t xml:space="preserve"> may provide a more comparable example of the locomotory performance of this oblique colonial configuration.</w:t>
      </w:r>
    </w:p>
    <w:p w14:paraId="23795F6D" w14:textId="2992B2C3" w:rsidR="00BF2B85" w:rsidRDefault="00BF2B85" w:rsidP="008B0D0A">
      <w:pPr>
        <w:spacing w:line="360" w:lineRule="auto"/>
        <w:ind w:firstLine="720"/>
        <w:jc w:val="both"/>
      </w:pPr>
      <w:r>
        <w:t xml:space="preserve">The questions addressed in this study focus on the effect of frontal area of colonial architectures on swimming speed. This effect may be associated </w:t>
      </w:r>
      <w:r w:rsidR="00620AEF">
        <w:t>with</w:t>
      </w:r>
      <w:r>
        <w:t xml:space="preserve"> form and pressure drag differences between more and less streamlined colony shapes. </w:t>
      </w:r>
      <w:r w:rsidR="00620AEF">
        <w:t>To</w:t>
      </w:r>
      <w: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smoothness of the chain may increase pressure drag through vortex shredding (Vogel 1981). </w:t>
      </w:r>
      <w:r w:rsidR="00EF627E">
        <w:t xml:space="preserve">While added (virtual) mass could also be an issue, asynchronously swimming colonies do not suffer as much from these acceleration-related costs, since their speed is maintained near constant while cruising. Chain length could also lead to reduced stability and efficiency, though some linear species capitalize on this by swimming in corkscrew orbital spirals (Sutherland et al. 2024). </w:t>
      </w:r>
      <w:r w:rsidR="00CF5FA0">
        <w:t xml:space="preserve">However, </w:t>
      </w:r>
      <w:r w:rsidR="00CF5FA0">
        <w:rPr>
          <w:color w:val="0000FF"/>
        </w:rPr>
        <w:t xml:space="preserve">if friction drag, chain stability, or vortex shredding were indeed more important contributors than frontal form </w:t>
      </w:r>
      <w:proofErr w:type="gramStart"/>
      <w:r w:rsidR="00CF5FA0">
        <w:rPr>
          <w:color w:val="0000FF"/>
        </w:rPr>
        <w:t>drag</w:t>
      </w:r>
      <w:proofErr w:type="gramEnd"/>
      <w:r w:rsidR="00CF5FA0">
        <w:rPr>
          <w:color w:val="0000FF"/>
        </w:rPr>
        <w:t xml:space="preserve">, we would predict that linear chains would appear slower than other more stable and compact architectures. </w:t>
      </w:r>
      <w:r>
        <w:t>Future studies may unravel these potential confounding effects on the biomechanics of colonial salp swimming.</w:t>
      </w:r>
      <w:r w:rsidR="00CF5FA0">
        <w:t xml:space="preserve"> </w:t>
      </w:r>
    </w:p>
    <w:p w14:paraId="737FC0CB" w14:textId="156D42B6" w:rsidR="002320D6" w:rsidRPr="0035573A" w:rsidRDefault="0094247D" w:rsidP="008B0D0A">
      <w:pPr>
        <w:spacing w:line="360" w:lineRule="auto"/>
        <w:jc w:val="both"/>
        <w:rPr>
          <w:i/>
        </w:rPr>
      </w:pPr>
      <w:r>
        <w:rPr>
          <w:i/>
        </w:rPr>
        <w:t>Salp swimming speed and diel vertical migration</w:t>
      </w:r>
    </w:p>
    <w:p w14:paraId="071428A8" w14:textId="77777777" w:rsidR="002320D6" w:rsidRDefault="0094247D" w:rsidP="008B0D0A">
      <w:pPr>
        <w:spacing w:line="36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w:t>
      </w:r>
      <w:r>
        <w:lastRenderedPageBreak/>
        <w:t xml:space="preserve">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Madin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2CF00FE7" w:rsidR="002320D6" w:rsidRDefault="0094247D" w:rsidP="008B0D0A">
      <w:pPr>
        <w:spacing w:line="36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(Henschke et al. 2021, Madin et al. 2006, Pascual et al. 2017). A species that does not fit this pattern is </w:t>
      </w:r>
      <w:r>
        <w:rPr>
          <w:i/>
        </w:rPr>
        <w:t>I. cylindrica</w:t>
      </w:r>
      <w:r>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94247D" w:rsidP="008B0D0A">
      <w:pPr>
        <w:spacing w:line="360" w:lineRule="auto"/>
        <w:jc w:val="both"/>
      </w:pPr>
      <w:proofErr w:type="spellStart"/>
      <w:r>
        <w:rPr>
          <w:i/>
        </w:rPr>
        <w:t>Ecophysiological</w:t>
      </w:r>
      <w:proofErr w:type="spellEnd"/>
      <w:r>
        <w:rPr>
          <w:i/>
        </w:rPr>
        <w:t xml:space="preserve"> implications</w:t>
      </w:r>
    </w:p>
    <w:p w14:paraId="62867074" w14:textId="541C2E29" w:rsidR="002320D6" w:rsidRDefault="0094247D" w:rsidP="008B0D0A">
      <w:pPr>
        <w:spacing w:line="360" w:lineRule="auto"/>
        <w:ind w:firstLine="720"/>
        <w:jc w:val="both"/>
      </w:pPr>
      <w:r>
        <w:t>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t>2A</w:t>
      </w:r>
      <w: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w:t>
      </w:r>
      <w:r>
        <w:lastRenderedPageBreak/>
        <w:t xml:space="preserve">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similar to those measured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w:t>
      </w:r>
      <w:r w:rsidR="000E3D7F">
        <w:t>2A</w:t>
      </w:r>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15FC5448" w:rsidR="00AE7A50" w:rsidRDefault="0094247D" w:rsidP="008B0D0A">
      <w:pPr>
        <w:spacing w:line="360" w:lineRule="auto"/>
        <w:ind w:firstLine="720"/>
        <w:jc w:val="both"/>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t>may not fully represent</w:t>
      </w:r>
      <w:r>
        <w:t xml:space="preserve"> the metabolic energy-conversion processes in salps, which may rely on a combination of sugars and fatty acids derived from their microscopic prey. </w:t>
      </w:r>
    </w:p>
    <w:p w14:paraId="210ACCE1" w14:textId="0488A66C" w:rsidR="002320D6" w:rsidRDefault="00AE7A50" w:rsidP="008B0D0A">
      <w:pPr>
        <w:spacing w:line="360" w:lineRule="auto"/>
        <w:ind w:firstLine="720"/>
        <w:jc w:val="both"/>
      </w:pPr>
      <w:r>
        <w:t xml:space="preserve">While other studies on jet-propelled systems have shown that COT increases with swimming speed (Bi &amp; Zhu 2019), we did not find support for this hypothesis. This may be due to salps </w:t>
      </w:r>
      <w:r w:rsidR="00CC0B78">
        <w:t>being</w:t>
      </w:r>
      <w:r>
        <w:t xml:space="preserve"> unique among jet-propelled animals since their incurrent flow is</w:t>
      </w:r>
      <w:r w:rsidR="00DB73FE">
        <w:t xml:space="preserve"> separate,</w:t>
      </w:r>
      <w:r>
        <w:t xml:space="preserve"> parallel</w:t>
      </w:r>
      <w:r w:rsidR="00DB73FE">
        <w:t>,</w:t>
      </w:r>
      <w:r>
        <w:t xml:space="preserve"> and </w:t>
      </w:r>
      <w:r w:rsidR="00DB73FE">
        <w:t xml:space="preserve">thus </w:t>
      </w:r>
      <w:r>
        <w:t xml:space="preserve">synergistic with the excurrent flow on the opposite end of their bodies, </w:t>
      </w:r>
      <w:r w:rsidR="00DB73FE">
        <w:t>avoiding</w:t>
      </w:r>
      <w:r>
        <w:t xml:space="preserve"> the deceleration forces typically associated with the refill phase (Bone and Trueman, 1983). Our results show that faster swimming species have lower COT (Fig. 6), which suggests that faster speeds and higher locomotory efficiency have a common cause, where both speed and efficiency depend on frontal </w:t>
      </w:r>
      <w:r w:rsidR="003B0470">
        <w:t xml:space="preserve">area which </w:t>
      </w:r>
      <w:r>
        <w:t>may partly</w:t>
      </w:r>
      <w:r w:rsidR="003B0470">
        <w:t xml:space="preserve"> drive form and pressure drag </w:t>
      </w:r>
      <w:r>
        <w:t xml:space="preserve">forces. However, this hypothesis is not supported by the distribution of COT across architectures (Fig </w:t>
      </w:r>
      <w:r w:rsidR="00231B0C">
        <w:t>6</w:t>
      </w:r>
      <w:r>
        <w:t xml:space="preserve">C, D), where except for oblique and transversal chains, all architectures present similarly efficient COT values. </w:t>
      </w:r>
      <w:r>
        <w:lastRenderedPageBreak/>
        <w:t xml:space="preserve">Perhaps there are other underlying explanatory factors linking swimming speed and swimming efficiency, such as </w:t>
      </w:r>
      <w:r w:rsidR="00CD4E72">
        <w:t xml:space="preserve">shared ancestry, </w:t>
      </w:r>
      <w:r>
        <w:t>muscle content, jet coordination, or jetting angles (thrust-to-torque ratios).</w:t>
      </w:r>
    </w:p>
    <w:p w14:paraId="0056D336" w14:textId="43150EDA" w:rsidR="002320D6" w:rsidRPr="0035573A" w:rsidRDefault="0094247D" w:rsidP="008B0D0A">
      <w:pPr>
        <w:spacing w:line="360" w:lineRule="auto"/>
        <w:jc w:val="both"/>
        <w:rPr>
          <w:i/>
        </w:rPr>
      </w:pPr>
      <w:r>
        <w:rPr>
          <w:i/>
        </w:rPr>
        <w:t>Evolutionary implications</w:t>
      </w:r>
    </w:p>
    <w:p w14:paraId="53FD6585" w14:textId="6E6CA44E" w:rsidR="002320D6" w:rsidRDefault="0094247D" w:rsidP="008B0D0A">
      <w:pPr>
        <w:spacing w:line="36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r w:rsidR="003B0470">
        <w:t xml:space="preserve">Linear chain architectures evolved independently in </w:t>
      </w:r>
      <w:r w:rsidR="003B0470" w:rsidRPr="008B0D0A">
        <w:rPr>
          <w:i/>
          <w:iCs/>
        </w:rPr>
        <w:t xml:space="preserve">M. </w:t>
      </w:r>
      <w:proofErr w:type="spellStart"/>
      <w:r w:rsidR="003B0470" w:rsidRPr="008B0D0A">
        <w:rPr>
          <w:i/>
          <w:iCs/>
        </w:rPr>
        <w:t>hexagona</w:t>
      </w:r>
      <w:proofErr w:type="spellEnd"/>
      <w:r w:rsidR="003B0470" w:rsidRPr="008B0D0A">
        <w:rPr>
          <w:i/>
          <w:iCs/>
        </w:rPr>
        <w:t xml:space="preserve">, S. </w:t>
      </w:r>
      <w:proofErr w:type="spellStart"/>
      <w:r w:rsidR="003B0470" w:rsidRPr="008B0D0A">
        <w:rPr>
          <w:i/>
          <w:iCs/>
        </w:rPr>
        <w:t>zonaria</w:t>
      </w:r>
      <w:proofErr w:type="spellEnd"/>
      <w:r w:rsidR="003B0470" w:rsidRPr="008B0D0A">
        <w:rPr>
          <w:i/>
          <w:iCs/>
        </w:rPr>
        <w:t>, I. punctata</w:t>
      </w:r>
      <w:r w:rsidR="003B0470">
        <w:t xml:space="preserve">, and before the common ancestor of </w:t>
      </w:r>
      <w:r w:rsidR="003B0470" w:rsidRPr="008B0D0A">
        <w:rPr>
          <w:i/>
          <w:iCs/>
        </w:rPr>
        <w:t>Iasis</w:t>
      </w:r>
      <w:r w:rsidR="003B0470">
        <w:t xml:space="preserve"> and </w:t>
      </w:r>
      <w:r w:rsidR="003B0470" w:rsidRPr="008B0D0A">
        <w:rPr>
          <w:i/>
          <w:iCs/>
        </w:rPr>
        <w:t>Salpa</w:t>
      </w:r>
      <w:r w:rsidR="003B0470">
        <w:t xml:space="preserve">. </w:t>
      </w:r>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t xml:space="preserve"> in the genus </w:t>
      </w:r>
      <w:r w:rsidR="003B0470" w:rsidRPr="008B0D0A">
        <w:rPr>
          <w:i/>
          <w:iCs/>
        </w:rPr>
        <w:t>Pegea</w:t>
      </w:r>
      <w:r w:rsidR="003B0470">
        <w:t xml:space="preserve"> and the </w:t>
      </w:r>
      <w:proofErr w:type="spellStart"/>
      <w:r w:rsidR="003B0470">
        <w:t>Cyclosalpidae</w:t>
      </w:r>
      <w:proofErr w:type="spellEnd"/>
      <w:r w:rsidR="003B0470">
        <w:t xml:space="preserve"> family</w:t>
      </w:r>
      <w:r>
        <w:t xml:space="preserve">) had also evolved from </w:t>
      </w:r>
      <w:r w:rsidR="008A76BC">
        <w:t xml:space="preserve">oblique </w:t>
      </w:r>
      <w:r>
        <w:t xml:space="preserve">and </w:t>
      </w:r>
      <w:r w:rsidR="008A76BC">
        <w:t>linear ancestors</w:t>
      </w:r>
      <w:r>
        <w:t>.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hydrodynamic forms, allowing for neutral evolutionary processes to produce a diversity of non-adaptive forms.</w:t>
      </w:r>
      <w:r w:rsidR="00CF5FA0">
        <w:t xml:space="preserve"> W</w:t>
      </w:r>
      <w:r w:rsidR="00CF5FA0">
        <w:rPr>
          <w:color w:val="0000FF"/>
        </w:rPr>
        <w:t>e do not expect the relationships between speed, architecture, and energetic efficiency to be a result of them co-evolving with one another, but rather a result of present mechanical relationships derived from colonial form. Therefore, it would not be appropriate to analyze these relationships using phylogenetic comparative methods. However, there may be unaccounted factors</w:t>
      </w:r>
      <w:r w:rsidR="008B2446">
        <w:rPr>
          <w:color w:val="0000FF"/>
        </w:rPr>
        <w:t xml:space="preserve"> explaining the residual variation in our analyses that may bear phylogenetic signal. For example, tunic </w:t>
      </w:r>
      <w:r w:rsidR="004E47E1">
        <w:rPr>
          <w:color w:val="0000FF"/>
        </w:rPr>
        <w:t>stiff</w:t>
      </w:r>
      <w:r w:rsidR="008B2446">
        <w:rPr>
          <w:color w:val="0000FF"/>
        </w:rPr>
        <w:t>ness,</w:t>
      </w:r>
      <w:r w:rsidR="004E47E1">
        <w:rPr>
          <w:color w:val="0000FF"/>
        </w:rPr>
        <w:t xml:space="preserve"> tunic smoothness,</w:t>
      </w:r>
      <w:r w:rsidR="008B2446">
        <w:rPr>
          <w:color w:val="0000FF"/>
        </w:rPr>
        <w:t xml:space="preserve"> muscle band number, muscle fiber density, swimming behavior, as well as metabolic and physiological baselines may be more similar between more closely related species, potentially erasing some of the architecture-specific signal. Future studies may address the role of phylogeny and heritable factors in salp swimming speed and cost of transport.</w:t>
      </w:r>
      <w:r w:rsidR="00CD4E72">
        <w:rPr>
          <w:color w:val="0000FF"/>
        </w:rPr>
        <w:t xml:space="preserve"> These factors may have co-evolved with each other and/or with respiration rate or colonial architecture.</w:t>
      </w:r>
    </w:p>
    <w:p w14:paraId="343F248F" w14:textId="145A3B66" w:rsidR="002320D6" w:rsidRPr="0035573A" w:rsidRDefault="0094247D" w:rsidP="008B0D0A">
      <w:pPr>
        <w:spacing w:line="360" w:lineRule="auto"/>
        <w:jc w:val="both"/>
        <w:rPr>
          <w:i/>
        </w:rPr>
      </w:pPr>
      <w:r>
        <w:rPr>
          <w:i/>
        </w:rPr>
        <w:t>Insights for bioinspired underwater vehicle design</w:t>
      </w:r>
    </w:p>
    <w:p w14:paraId="09286A66" w14:textId="58E83FE4" w:rsidR="002320D6" w:rsidRDefault="0094247D" w:rsidP="008B0D0A">
      <w:pPr>
        <w:spacing w:line="36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w:t>
      </w:r>
      <w:r w:rsidR="00623B1B">
        <w:t>have been</w:t>
      </w:r>
      <w:r>
        <w:t xml:space="preserv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w:t>
      </w:r>
      <w:r>
        <w:lastRenderedPageBreak/>
        <w:t>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rsidP="008B0D0A">
      <w:pPr>
        <w:spacing w:line="360" w:lineRule="auto"/>
        <w:jc w:val="both"/>
        <w:rPr>
          <w:b/>
          <w:color w:val="222222"/>
          <w:highlight w:val="white"/>
        </w:rPr>
      </w:pPr>
      <w:r>
        <w:rPr>
          <w:b/>
          <w:color w:val="222222"/>
          <w:highlight w:val="white"/>
        </w:rPr>
        <w:t>Acknowledgments:</w:t>
      </w:r>
    </w:p>
    <w:p w14:paraId="64942681" w14:textId="42E51B0B" w:rsidR="002320D6" w:rsidRDefault="0094247D" w:rsidP="008B0D0A">
      <w:pPr>
        <w:spacing w:line="36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Rebecca Gordon, Matt Connelly, Clint Collins, Paul Richardson, and Anne Thompson for their assistance during diving, collections, and filming operations in the field.  Finally, we would like to thank Tiffany Bachtel for her valuable advice on the respirometry experiment design.</w:t>
      </w:r>
    </w:p>
    <w:p w14:paraId="712E7E7D" w14:textId="60DC1146" w:rsidR="002320D6" w:rsidRPr="0035573A" w:rsidRDefault="0094247D" w:rsidP="008B0D0A">
      <w:pPr>
        <w:spacing w:line="360" w:lineRule="auto"/>
        <w:rPr>
          <w:b/>
        </w:rPr>
      </w:pPr>
      <w:r>
        <w:rPr>
          <w:b/>
        </w:rPr>
        <w:t>Funding</w:t>
      </w:r>
    </w:p>
    <w:p w14:paraId="5B8751B7" w14:textId="4DB41AA4" w:rsidR="002320D6" w:rsidRDefault="0094247D" w:rsidP="008B0D0A">
      <w:pPr>
        <w:spacing w:line="360" w:lineRule="auto"/>
        <w:ind w:firstLine="720"/>
      </w:pPr>
      <w:r>
        <w:t>This research was supported by the Gordon and Betty Moore Foundation [grant number 8835] and the Office of Naval Research [grant number N00014-23-1-2171].</w:t>
      </w:r>
    </w:p>
    <w:p w14:paraId="116EDF6C" w14:textId="43C965B7" w:rsidR="005E42F4" w:rsidRDefault="005E42F4" w:rsidP="008B0D0A">
      <w:pPr>
        <w:spacing w:line="360" w:lineRule="auto"/>
        <w:rPr>
          <w:b/>
          <w:color w:val="222222"/>
          <w:highlight w:val="white"/>
        </w:rPr>
      </w:pPr>
      <w:r w:rsidRPr="008B0D0A">
        <w:rPr>
          <w:b/>
          <w:color w:val="222222"/>
          <w:highlight w:val="white"/>
        </w:rPr>
        <w:t>Data availability</w:t>
      </w:r>
    </w:p>
    <w:p w14:paraId="205000FD" w14:textId="78EFD9B4" w:rsidR="005E42F4" w:rsidRDefault="005E42F4" w:rsidP="008B0D0A">
      <w:pPr>
        <w:spacing w:line="360" w:lineRule="auto"/>
        <w:rPr>
          <w:color w:val="222222"/>
          <w:highlight w:val="white"/>
        </w:rPr>
      </w:pPr>
      <w:r w:rsidRPr="008B0D0A">
        <w:rPr>
          <w:color w:val="222222"/>
          <w:highlight w:val="white"/>
        </w:rPr>
        <w:t>Data used to generate the results presented in this paper are available in the supplementary information.  Any other datasets used directly or indirectly for this stu</w:t>
      </w:r>
      <w:r>
        <w:rPr>
          <w:color w:val="222222"/>
          <w:highlight w:val="white"/>
        </w:rPr>
        <w:t>d</w:t>
      </w:r>
      <w:r w:rsidRPr="008B0D0A">
        <w:rPr>
          <w:color w:val="222222"/>
          <w:highlight w:val="white"/>
        </w:rPr>
        <w:t>y are available from the authors upon reasonable request.</w:t>
      </w:r>
    </w:p>
    <w:p w14:paraId="247FCC1F" w14:textId="1FAD4877" w:rsidR="005E42F4" w:rsidRDefault="005E42F4" w:rsidP="008B0D0A">
      <w:pPr>
        <w:spacing w:line="360" w:lineRule="auto"/>
        <w:rPr>
          <w:b/>
          <w:color w:val="222222"/>
          <w:highlight w:val="white"/>
        </w:rPr>
      </w:pPr>
      <w:r w:rsidRPr="008B0D0A">
        <w:rPr>
          <w:b/>
          <w:color w:val="222222"/>
          <w:highlight w:val="white"/>
        </w:rPr>
        <w:t>Competing interests</w:t>
      </w:r>
    </w:p>
    <w:p w14:paraId="55C1D1AC" w14:textId="3F126453" w:rsidR="005E42F4" w:rsidRPr="008B0D0A" w:rsidRDefault="005E42F4" w:rsidP="008B0D0A">
      <w:pPr>
        <w:spacing w:line="360" w:lineRule="auto"/>
        <w:rPr>
          <w:b/>
          <w:color w:val="222222"/>
          <w:highlight w:val="white"/>
        </w:rPr>
      </w:pPr>
      <w:r>
        <w:t>No competing interests declared.</w:t>
      </w:r>
    </w:p>
    <w:p w14:paraId="284F29C3" w14:textId="00981FF3" w:rsidR="002320D6" w:rsidRPr="0035573A" w:rsidRDefault="0094247D" w:rsidP="008B0D0A">
      <w:pPr>
        <w:spacing w:line="360" w:lineRule="auto"/>
        <w:jc w:val="both"/>
        <w:rPr>
          <w:b/>
        </w:rPr>
      </w:pPr>
      <w:r>
        <w:rPr>
          <w:b/>
        </w:rPr>
        <w:t>Literature cited</w:t>
      </w:r>
    </w:p>
    <w:p w14:paraId="0001E374" w14:textId="77777777" w:rsidR="002320D6" w:rsidRDefault="0094247D" w:rsidP="008B0D0A">
      <w:pPr>
        <w:spacing w:line="360" w:lineRule="auto"/>
        <w:ind w:left="720" w:hanging="720"/>
        <w:jc w:val="both"/>
        <w:rPr>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8B0D0A">
      <w:pPr>
        <w:spacing w:line="360" w:lineRule="auto"/>
        <w:ind w:left="720" w:hanging="720"/>
        <w:jc w:val="both"/>
        <w:rPr>
          <w:highlight w:val="white"/>
        </w:rPr>
      </w:pPr>
      <w:r w:rsidRPr="008B0D0A">
        <w:rPr>
          <w:color w:val="222222"/>
          <w:shd w:val="clear" w:color="auto" w:fill="FFFFFF"/>
        </w:rPr>
        <w:t>Bi, X., &amp; Zhu, Q. (2019). Dynamics of a squid-inspired swimmer in free swimming. Bioinspiration &amp; Biomimetics, 15(1), 016005.</w:t>
      </w:r>
    </w:p>
    <w:p w14:paraId="637F82CD" w14:textId="77777777" w:rsidR="002320D6" w:rsidRDefault="0094247D" w:rsidP="008B0D0A">
      <w:pPr>
        <w:spacing w:line="36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94247D" w:rsidP="008B0D0A">
      <w:pPr>
        <w:spacing w:line="36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rsidP="008B0D0A">
      <w:pPr>
        <w:spacing w:line="36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rsidP="008B0D0A">
      <w:pPr>
        <w:spacing w:line="360" w:lineRule="auto"/>
        <w:ind w:left="720" w:hanging="720"/>
        <w:jc w:val="both"/>
        <w:rPr>
          <w:highlight w:val="white"/>
        </w:rPr>
      </w:pPr>
      <w:r>
        <w:rPr>
          <w:highlight w:val="white"/>
        </w:rPr>
        <w:lastRenderedPageBreak/>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94247D" w:rsidP="008B0D0A">
      <w:pPr>
        <w:spacing w:line="360" w:lineRule="auto"/>
        <w:ind w:left="720" w:hanging="720"/>
        <w:jc w:val="both"/>
        <w:rPr>
          <w:highlight w:val="white"/>
        </w:rPr>
      </w:pPr>
      <w:proofErr w:type="spellStart"/>
      <w:r>
        <w:rPr>
          <w:highlight w:val="white"/>
        </w:rPr>
        <w:t>Cetta</w:t>
      </w:r>
      <w:proofErr w:type="spellEnd"/>
      <w:r>
        <w:rPr>
          <w:highlight w:val="white"/>
        </w:rPr>
        <w:t xml:space="preserve">, C. M., Madin,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rsidP="008B0D0A">
      <w:pPr>
        <w:spacing w:line="36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rsidP="008B0D0A">
      <w:pPr>
        <w:spacing w:line="36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94247D" w:rsidP="008B0D0A">
      <w:pPr>
        <w:spacing w:line="360" w:lineRule="auto"/>
        <w:ind w:left="720" w:hanging="720"/>
        <w:jc w:val="both"/>
        <w:rPr>
          <w:highlight w:val="white"/>
        </w:rPr>
      </w:pPr>
      <w:r>
        <w:rPr>
          <w:highlight w:val="white"/>
        </w:rPr>
        <w:t xml:space="preserve">Costello, J. H., Colin, S. P., Gemmell, B. J., Dabiri, J. O., &amp; Sutherland, K. R., 2015. 429 Multi-jet propulsion organized by clonal development in a colonial siphonophore. 430 Nature communications, 6(1), 8158. </w:t>
      </w:r>
    </w:p>
    <w:p w14:paraId="1F4AC8DA" w14:textId="3EB779E0" w:rsidR="002320D6" w:rsidRDefault="0094247D" w:rsidP="008B0D0A">
      <w:pPr>
        <w:spacing w:line="360" w:lineRule="auto"/>
        <w:ind w:left="720" w:hanging="720"/>
        <w:jc w:val="both"/>
        <w:rPr>
          <w:highlight w:val="white"/>
        </w:rPr>
      </w:pPr>
      <w:r>
        <w:rPr>
          <w:highlight w:val="white"/>
        </w:rPr>
        <w:t xml:space="preserve">Damian-Serrano, A., &amp; Sutherland, K. R. (2023). A developmental ontology for the colonial architecture of salps. </w:t>
      </w:r>
      <w:r w:rsidR="005A7D5B">
        <w:rPr>
          <w:highlight w:val="white"/>
        </w:rPr>
        <w:t>The Biological Bulletin</w:t>
      </w:r>
      <w:r w:rsidRPr="005A7D5B">
        <w:rPr>
          <w:highlight w:val="white"/>
        </w:rPr>
        <w:t xml:space="preserve">, </w:t>
      </w:r>
      <w:r w:rsidR="005A7D5B" w:rsidRPr="008B0D0A">
        <w:rPr>
          <w:color w:val="222222"/>
          <w:shd w:val="clear" w:color="auto" w:fill="FFFFFF"/>
        </w:rPr>
        <w:t>245(1), 9-</w:t>
      </w:r>
      <w:proofErr w:type="gramStart"/>
      <w:r w:rsidR="005A7D5B" w:rsidRPr="008B0D0A">
        <w:rPr>
          <w:color w:val="222222"/>
          <w:shd w:val="clear" w:color="auto" w:fill="FFFFFF"/>
        </w:rPr>
        <w:t>18.</w:t>
      </w:r>
      <w:r w:rsidRPr="005A7D5B">
        <w:rPr>
          <w:highlight w:val="white"/>
        </w:rPr>
        <w:t>.</w:t>
      </w:r>
      <w:proofErr w:type="gramEnd"/>
    </w:p>
    <w:p w14:paraId="13082253" w14:textId="77777777" w:rsidR="002320D6" w:rsidRDefault="0094247D" w:rsidP="008B0D0A">
      <w:pPr>
        <w:spacing w:line="36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94247D" w:rsidP="008B0D0A">
      <w:pPr>
        <w:spacing w:line="36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94247D" w:rsidP="008B0D0A">
      <w:pPr>
        <w:spacing w:line="36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94247D" w:rsidP="008B0D0A">
      <w:pPr>
        <w:spacing w:line="36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rsidP="008B0D0A">
      <w:pPr>
        <w:spacing w:line="36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94247D" w:rsidP="008B0D0A">
      <w:pPr>
        <w:spacing w:line="36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94247D" w:rsidP="008B0D0A">
      <w:pPr>
        <w:spacing w:line="360" w:lineRule="auto"/>
        <w:ind w:left="720" w:hanging="720"/>
        <w:jc w:val="both"/>
        <w:rPr>
          <w:highlight w:val="white"/>
        </w:rPr>
      </w:pPr>
      <w:r>
        <w:rPr>
          <w:highlight w:val="white"/>
        </w:rPr>
        <w:t>Haddock, S. H., &amp; Heine, J. N. (2005). Scientific blue-water diving.</w:t>
      </w:r>
    </w:p>
    <w:p w14:paraId="7A8C5E6A" w14:textId="77777777" w:rsidR="002320D6" w:rsidRDefault="0094247D" w:rsidP="008B0D0A">
      <w:pPr>
        <w:spacing w:line="360" w:lineRule="auto"/>
        <w:ind w:left="720" w:hanging="720"/>
        <w:jc w:val="both"/>
        <w:rPr>
          <w:highlight w:val="white"/>
        </w:rPr>
      </w:pPr>
      <w:r>
        <w:rPr>
          <w:highlight w:val="white"/>
        </w:rPr>
        <w:t xml:space="preserve">Hamner, W. M., Madin, L. P., Alldredge, A. L., Gilmer, R. W., &amp; Hamner,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rsidP="008B0D0A">
      <w:pPr>
        <w:spacing w:line="360" w:lineRule="auto"/>
        <w:ind w:left="720" w:hanging="720"/>
        <w:jc w:val="both"/>
        <w:rPr>
          <w:highlight w:val="white"/>
        </w:rPr>
      </w:pPr>
      <w:r>
        <w:rPr>
          <w:highlight w:val="white"/>
        </w:rPr>
        <w:lastRenderedPageBreak/>
        <w:t xml:space="preserve">Henschke,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94247D" w:rsidP="008B0D0A">
      <w:pPr>
        <w:spacing w:line="36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94247D" w:rsidP="008B0D0A">
      <w:pPr>
        <w:spacing w:line="360" w:lineRule="auto"/>
        <w:ind w:left="720" w:hanging="720"/>
        <w:jc w:val="both"/>
        <w:rPr>
          <w:highlight w:val="white"/>
        </w:rPr>
      </w:pPr>
      <w:r>
        <w:rPr>
          <w:highlight w:val="white"/>
        </w:rPr>
        <w:t>Mackie, G. O. (1986). From aggregates to integrates: physiological aspects of modularity in colonial animals. Philosophical Transactions of the Royal Society of London. B, Biological Sciences, 313(1159), 175-196.</w:t>
      </w:r>
    </w:p>
    <w:p w14:paraId="21F4628A" w14:textId="77777777" w:rsidR="002320D6" w:rsidRDefault="0094247D" w:rsidP="008B0D0A">
      <w:pPr>
        <w:spacing w:line="360" w:lineRule="auto"/>
        <w:ind w:left="720" w:hanging="720"/>
        <w:jc w:val="both"/>
        <w:rPr>
          <w:highlight w:val="white"/>
        </w:rPr>
      </w:pPr>
      <w:r>
        <w:rPr>
          <w:highlight w:val="white"/>
        </w:rPr>
        <w:t>Madin, L. P. (1990). Aspects of jet propulsion in salps. Canadian Journal of Zoology, 68(4), 765-777.</w:t>
      </w:r>
    </w:p>
    <w:p w14:paraId="37751A54" w14:textId="77777777" w:rsidR="002320D6" w:rsidRDefault="0094247D" w:rsidP="008B0D0A">
      <w:pPr>
        <w:spacing w:line="360" w:lineRule="auto"/>
        <w:ind w:left="720" w:hanging="720"/>
        <w:jc w:val="both"/>
        <w:rPr>
          <w:highlight w:val="white"/>
        </w:rPr>
      </w:pPr>
      <w:r>
        <w:rPr>
          <w:highlight w:val="white"/>
        </w:rPr>
        <w:t xml:space="preserve">Madin, L. P., &amp; Deibel,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94247D" w:rsidP="008B0D0A">
      <w:pPr>
        <w:spacing w:line="360" w:lineRule="auto"/>
        <w:ind w:left="720" w:hanging="720"/>
        <w:jc w:val="both"/>
        <w:rPr>
          <w:highlight w:val="white"/>
        </w:rPr>
      </w:pPr>
      <w:r>
        <w:rPr>
          <w:highlight w:val="white"/>
        </w:rPr>
        <w:t>Madin,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94247D" w:rsidP="008B0D0A">
      <w:pPr>
        <w:spacing w:line="360" w:lineRule="auto"/>
        <w:ind w:left="720" w:hanging="720"/>
        <w:jc w:val="both"/>
        <w:rPr>
          <w:highlight w:val="white"/>
        </w:rPr>
      </w:pPr>
      <w:r>
        <w:rPr>
          <w:highlight w:val="white"/>
        </w:rPr>
        <w:t xml:space="preserve">Madin,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rsidP="008B0D0A">
      <w:pPr>
        <w:spacing w:line="36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94247D" w:rsidP="008B0D0A">
      <w:pPr>
        <w:spacing w:line="36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Mousseau,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rsidP="008B0D0A">
      <w:pPr>
        <w:spacing w:line="36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94247D" w:rsidP="008B0D0A">
      <w:pPr>
        <w:spacing w:line="36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94247D" w:rsidP="008B0D0A">
      <w:pPr>
        <w:spacing w:line="360" w:lineRule="auto"/>
        <w:ind w:left="720" w:hanging="720"/>
        <w:jc w:val="both"/>
        <w:rPr>
          <w:highlight w:val="white"/>
        </w:rPr>
      </w:pPr>
      <w:r>
        <w:rPr>
          <w:highlight w:val="white"/>
        </w:rPr>
        <w:t>R Core Team, R. (2021). R: A language and environment for statistical computing.</w:t>
      </w:r>
    </w:p>
    <w:p w14:paraId="64ECAAA4" w14:textId="77777777" w:rsidR="002320D6" w:rsidRDefault="0094247D" w:rsidP="008B0D0A">
      <w:pPr>
        <w:spacing w:line="36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94247D" w:rsidP="008B0D0A">
      <w:pPr>
        <w:spacing w:line="360" w:lineRule="auto"/>
        <w:ind w:left="720" w:hanging="720"/>
        <w:jc w:val="both"/>
        <w:rPr>
          <w:highlight w:val="white"/>
        </w:rPr>
      </w:pPr>
      <w:r>
        <w:rPr>
          <w:highlight w:val="white"/>
        </w:rPr>
        <w:lastRenderedPageBreak/>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rsidP="008B0D0A">
      <w:pPr>
        <w:spacing w:line="36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rsidP="008B0D0A">
      <w:pPr>
        <w:spacing w:line="360" w:lineRule="auto"/>
        <w:ind w:left="720" w:hanging="720"/>
        <w:jc w:val="both"/>
        <w:rPr>
          <w:highlight w:val="white"/>
        </w:rPr>
      </w:pPr>
      <w:r>
        <w:rPr>
          <w:highlight w:val="white"/>
        </w:rPr>
        <w:t>Sutherland, K. R., &amp; Weihs, D. (2017). Hydrodynamic advantages of swimming by salp chains. Journal of The Royal Society Interface, 14(133), 20170298.</w:t>
      </w:r>
    </w:p>
    <w:p w14:paraId="481563F9" w14:textId="1FCB5F9E" w:rsidR="002320D6" w:rsidRDefault="0094247D" w:rsidP="008B0D0A">
      <w:pPr>
        <w:spacing w:line="360" w:lineRule="auto"/>
        <w:ind w:left="720" w:hanging="720"/>
        <w:jc w:val="both"/>
        <w:rPr>
          <w:i/>
          <w:highlight w:val="white"/>
        </w:rPr>
      </w:pPr>
      <w:r>
        <w:rPr>
          <w:highlight w:val="white"/>
        </w:rPr>
        <w:t>Sutherland, K. R., Damian-Serrano, A., Du Clos, K. T., Gemmell, B. J., Colin, S. P., Costello, J. H. (</w:t>
      </w:r>
      <w:r w:rsidR="003E4A48">
        <w:rPr>
          <w:highlight w:val="white"/>
        </w:rPr>
        <w:t>2024</w:t>
      </w:r>
      <w:r>
        <w:rPr>
          <w:highlight w:val="white"/>
        </w:rPr>
        <w:t xml:space="preserve">). Spinning and corkscrewing of oceanic macroplankton revealed through in situ imaging. </w:t>
      </w:r>
      <w:r>
        <w:rPr>
          <w:i/>
          <w:highlight w:val="white"/>
        </w:rPr>
        <w:t>Science Advances</w:t>
      </w:r>
      <w:r w:rsidR="008D4EAE">
        <w:rPr>
          <w:i/>
          <w:highlight w:val="white"/>
        </w:rPr>
        <w:t xml:space="preserve"> </w:t>
      </w:r>
      <w:r w:rsidR="008D4EAE" w:rsidRPr="008B0D0A">
        <w:rPr>
          <w:iCs/>
          <w:highlight w:val="white"/>
        </w:rPr>
        <w:t>10(20)</w:t>
      </w:r>
      <w:r w:rsidRPr="008B0D0A">
        <w:rPr>
          <w:iCs/>
          <w:highlight w:val="white"/>
        </w:rPr>
        <w:t>.</w:t>
      </w:r>
    </w:p>
    <w:p w14:paraId="77A912C2" w14:textId="77777777" w:rsidR="002320D6" w:rsidRDefault="0094247D" w:rsidP="008B0D0A">
      <w:pPr>
        <w:spacing w:line="360" w:lineRule="auto"/>
        <w:ind w:left="720" w:hanging="720"/>
        <w:jc w:val="both"/>
        <w:rPr>
          <w:highlight w:val="white"/>
        </w:rPr>
      </w:pPr>
      <w:r>
        <w:rPr>
          <w:highlight w:val="white"/>
        </w:rPr>
        <w:t xml:space="preserve">Sutherland, K. R., &amp; Madin,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rsidP="008B0D0A">
      <w:pPr>
        <w:spacing w:line="36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94247D" w:rsidP="008B0D0A">
      <w:pPr>
        <w:spacing w:line="36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94247D" w:rsidP="008B0D0A">
      <w:pPr>
        <w:spacing w:line="36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rsidP="008B0D0A">
      <w:pPr>
        <w:spacing w:line="36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rsidP="008B0D0A">
      <w:pPr>
        <w:spacing w:line="360" w:lineRule="auto"/>
        <w:ind w:left="720" w:hanging="720"/>
        <w:jc w:val="both"/>
        <w:rPr>
          <w:highlight w:val="white"/>
        </w:rPr>
      </w:pPr>
      <w:r>
        <w:rPr>
          <w:highlight w:val="white"/>
        </w:rPr>
        <w:t xml:space="preserve">Wiebe, P. H., Madin,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94247D" w:rsidP="008B0D0A">
      <w:pPr>
        <w:spacing w:line="36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94247D" w:rsidP="008B0D0A">
      <w:pPr>
        <w:spacing w:line="36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23"/>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Kelly Sutherland" w:date="2024-11-07T13:17:00Z" w:initials="KS">
    <w:p w14:paraId="7F2E56B7" w14:textId="3847C3BB" w:rsidR="006A274F" w:rsidRDefault="006A274F">
      <w:pPr>
        <w:pStyle w:val="CommentText"/>
      </w:pPr>
      <w:r>
        <w:rPr>
          <w:rStyle w:val="CommentReference"/>
        </w:rPr>
        <w:annotationRef/>
      </w:r>
      <w:r>
        <w:t>Add sample size; Omit R2 (When regression eq. is not significant, convention is to not include R2 value.)</w:t>
      </w:r>
    </w:p>
  </w:comment>
  <w:comment w:id="23" w:author="Alex Damian Serrano" w:date="2024-11-11T12:28:00Z" w:initials="AD">
    <w:p w14:paraId="1399BA70" w14:textId="77777777" w:rsidR="00E63220" w:rsidRDefault="00E63220" w:rsidP="00E63220">
      <w:r>
        <w:rPr>
          <w:rStyle w:val="CommentReference"/>
        </w:rPr>
        <w:annotationRef/>
      </w:r>
      <w:r>
        <w:rPr>
          <w:sz w:val="20"/>
          <w:szCs w:val="20"/>
        </w:rPr>
        <w:t>also added equation</w:t>
      </w:r>
    </w:p>
  </w:comment>
  <w:comment w:id="34" w:author="Kelly Sutherland" w:date="2024-11-07T13:20:00Z" w:initials="KS">
    <w:p w14:paraId="178EF770" w14:textId="56714628" w:rsidR="006A274F" w:rsidRDefault="006A274F">
      <w:pPr>
        <w:pStyle w:val="CommentText"/>
      </w:pPr>
      <w:r>
        <w:rPr>
          <w:rStyle w:val="CommentReference"/>
        </w:rPr>
        <w:annotationRef/>
      </w:r>
      <w:r>
        <w:t>Include regression eq; add sample size</w:t>
      </w:r>
    </w:p>
  </w:comment>
  <w:comment w:id="35" w:author="Alex Damian Serrano" w:date="2024-11-11T12:31:00Z" w:initials="AD">
    <w:p w14:paraId="653D0E8D" w14:textId="77777777" w:rsidR="003658FC" w:rsidRDefault="003658FC" w:rsidP="003658FC">
      <w:r>
        <w:rPr>
          <w:rStyle w:val="CommentReference"/>
        </w:rPr>
        <w:annotationRef/>
      </w:r>
      <w:r>
        <w:rPr>
          <w:sz w:val="20"/>
          <w:szCs w:val="20"/>
        </w:rPr>
        <w:t>added regression equations below too, sample sizes are as above</w:t>
      </w:r>
    </w:p>
  </w:comment>
  <w:comment w:id="48" w:author="Kelly Sutherland" w:date="2024-11-07T13:26:00Z" w:initials="KS">
    <w:p w14:paraId="2436B0C1" w14:textId="513433CF" w:rsidR="006A274F" w:rsidRDefault="006A274F">
      <w:pPr>
        <w:pStyle w:val="CommentText"/>
      </w:pPr>
      <w:r>
        <w:rPr>
          <w:rStyle w:val="CommentReference"/>
        </w:rPr>
        <w:annotationRef/>
      </w:r>
      <w:r>
        <w:t>I added a subheading here and one for COT</w:t>
      </w:r>
    </w:p>
  </w:comment>
  <w:comment w:id="59" w:author="Kelly Sutherland" w:date="2024-11-07T13:24:00Z" w:initials="KS">
    <w:p w14:paraId="1674DDE5" w14:textId="1D835E1E" w:rsidR="006A274F" w:rsidRDefault="006A274F">
      <w:pPr>
        <w:pStyle w:val="CommentText"/>
      </w:pPr>
      <w:r>
        <w:rPr>
          <w:rStyle w:val="CommentReference"/>
        </w:rPr>
        <w:annotationRef/>
      </w:r>
      <w:r>
        <w:t>Add total n here (and add individual n for each architecture in the Fig. legend)</w:t>
      </w:r>
    </w:p>
  </w:comment>
  <w:comment w:id="60" w:author="Alex Damian Serrano" w:date="2024-07-26T14:39:00Z" w:initials="AD">
    <w:p w14:paraId="4E07E36A" w14:textId="77777777" w:rsidR="006A274F" w:rsidRDefault="006A274F" w:rsidP="00506A9B">
      <w:r>
        <w:rPr>
          <w:rStyle w:val="CommentReference"/>
        </w:rPr>
        <w:annotationRef/>
      </w:r>
      <w:r>
        <w:rPr>
          <w:sz w:val="20"/>
          <w:szCs w:val="20"/>
        </w:rPr>
        <w:t>add ANOVA results</w:t>
      </w:r>
    </w:p>
  </w:comment>
  <w:comment w:id="61" w:author="Alex Damian Serrano" w:date="2024-07-29T17:58:00Z" w:initials="AD">
    <w:p w14:paraId="3805401D" w14:textId="77777777" w:rsidR="006A274F" w:rsidRDefault="006A274F" w:rsidP="00BA6DA0">
      <w:r>
        <w:rPr>
          <w:rStyle w:val="CommentReference"/>
        </w:rPr>
        <w:annotationRef/>
      </w:r>
      <w:r>
        <w:rPr>
          <w:sz w:val="20"/>
          <w:szCs w:val="20"/>
        </w:rPr>
        <w:t>remove anecdotal comparisons.</w:t>
      </w:r>
    </w:p>
  </w:comment>
  <w:comment w:id="62" w:author="Kelly Sutherland" w:date="2024-11-07T13:27:00Z" w:initials="KS">
    <w:p w14:paraId="35C1E686" w14:textId="382767F5" w:rsidR="006A274F" w:rsidRDefault="006A274F">
      <w:pPr>
        <w:pStyle w:val="CommentText"/>
      </w:pPr>
      <w:r>
        <w:rPr>
          <w:rStyle w:val="CommentReference"/>
        </w:rPr>
        <w:annotationRef/>
      </w:r>
      <w:r>
        <w:t>We can’t do statistics with sample sizes of n=1.  We can still plot the data but we should leave these two architectures out of the ANOVA/posthoc tests.</w:t>
      </w:r>
    </w:p>
  </w:comment>
  <w:comment w:id="108" w:author="Kelly Sutherland" w:date="2024-11-07T13:28:00Z" w:initials="KS">
    <w:p w14:paraId="3B2AD871" w14:textId="4685B356" w:rsidR="006A274F" w:rsidRDefault="006A274F">
      <w:pPr>
        <w:pStyle w:val="CommentText"/>
      </w:pPr>
      <w:r>
        <w:rPr>
          <w:rStyle w:val="CommentReference"/>
        </w:rPr>
        <w:annotationRef/>
      </w:r>
      <w:r>
        <w:t>Add regression eq; add sample size</w:t>
      </w:r>
    </w:p>
  </w:comment>
  <w:comment w:id="124" w:author="Kelly Sutherland" w:date="2024-11-07T13:29:00Z" w:initials="KS">
    <w:p w14:paraId="79CF511D" w14:textId="618B1A4C" w:rsidR="006A274F" w:rsidRDefault="006A274F">
      <w:pPr>
        <w:pStyle w:val="CommentText"/>
      </w:pPr>
      <w:r>
        <w:rPr>
          <w:rStyle w:val="CommentReference"/>
        </w:rPr>
        <w:annotationRef/>
      </w:r>
      <w:r>
        <w:t>Add regression eq; add sample size</w:t>
      </w:r>
    </w:p>
  </w:comment>
  <w:comment w:id="125" w:author="Alex Damian Serrano" w:date="2024-11-11T13:06:00Z" w:initials="AD">
    <w:p w14:paraId="4C17BF2D" w14:textId="77777777" w:rsidR="00457F92" w:rsidRDefault="00457F92" w:rsidP="00457F92">
      <w:r>
        <w:rPr>
          <w:rStyle w:val="CommentReference"/>
        </w:rPr>
        <w:annotationRef/>
      </w:r>
      <w:r>
        <w:rPr>
          <w:sz w:val="20"/>
          <w:szCs w:val="20"/>
        </w:rPr>
        <w:t>this was redundant with the results chunk</w:t>
      </w:r>
    </w:p>
  </w:comment>
  <w:comment w:id="220" w:author="Kelly Sutherland" w:date="2024-11-07T13:39:00Z" w:initials="KS">
    <w:p w14:paraId="339AEC1F" w14:textId="451C0ABC" w:rsidR="00CB7B65" w:rsidRDefault="00CB7B65">
      <w:pPr>
        <w:pStyle w:val="CommentText"/>
      </w:pPr>
      <w:r>
        <w:rPr>
          <w:rStyle w:val="CommentReference"/>
        </w:rPr>
        <w:annotationRef/>
      </w:r>
      <w:r>
        <w:t>Add regression eq; Add sample size</w:t>
      </w:r>
    </w:p>
  </w:comment>
  <w:comment w:id="237" w:author="Kelly Sutherland" w:date="2024-11-07T13:40:00Z" w:initials="KS">
    <w:p w14:paraId="0C4A9F61" w14:textId="6EBF7DF8" w:rsidR="00CB7B65" w:rsidRDefault="00CB7B65">
      <w:pPr>
        <w:pStyle w:val="CommentText"/>
      </w:pPr>
      <w:r>
        <w:rPr>
          <w:rStyle w:val="CommentReference"/>
        </w:rPr>
        <w:annotationRef/>
      </w:r>
      <w:r>
        <w:t>Add regression eq; Add sample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2E56B7" w15:done="0"/>
  <w15:commentEx w15:paraId="1399BA70" w15:paraIdParent="7F2E56B7" w15:done="0"/>
  <w15:commentEx w15:paraId="178EF770" w15:done="0"/>
  <w15:commentEx w15:paraId="653D0E8D" w15:paraIdParent="178EF770" w15:done="0"/>
  <w15:commentEx w15:paraId="2436B0C1" w15:done="0"/>
  <w15:commentEx w15:paraId="1674DDE5" w15:done="0"/>
  <w15:commentEx w15:paraId="4E07E36A" w15:done="1"/>
  <w15:commentEx w15:paraId="3805401D" w15:paraIdParent="4E07E36A" w15:done="1"/>
  <w15:commentEx w15:paraId="35C1E686" w15:done="0"/>
  <w15:commentEx w15:paraId="3B2AD871" w15:done="0"/>
  <w15:commentEx w15:paraId="79CF511D" w15:done="0"/>
  <w15:commentEx w15:paraId="4C17BF2D" w15:done="0"/>
  <w15:commentEx w15:paraId="339AEC1F" w15:done="0"/>
  <w15:commentEx w15:paraId="0C4A9F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73C4E">
    <w16cex:extLst>
      <w16:ext w16:uri="{CE6994B0-6A32-4C9F-8C6B-6E91EDA988CE}">
        <cr:reactions xmlns:cr="http://schemas.microsoft.com/office/comments/2020/reactions">
          <cr:reaction reactionType="1">
            <cr:reactionInfo dateUtc="2024-11-11T11:24:47Z">
              <cr:user userId="a365f940c55ed582" userProvider="Windows Live" userName="Alex Damian Serrano"/>
            </cr:reactionInfo>
          </cr:reaction>
        </cr:reactions>
      </w16:ext>
    </w16cex:extLst>
  </w16cex:commentExtensible>
  <w16cex:commentExtensible w16cex:durableId="44B5CE2C" w16cex:dateUtc="2024-11-11T11:28:00Z"/>
  <w16cex:commentExtensible w16cex:durableId="2AD73D03">
    <w16cex:extLst>
      <w16:ext w16:uri="{CE6994B0-6A32-4C9F-8C6B-6E91EDA988CE}">
        <cr:reactions xmlns:cr="http://schemas.microsoft.com/office/comments/2020/reactions">
          <cr:reaction reactionType="1">
            <cr:reactionInfo dateUtc="2024-11-11T11:27:50Z">
              <cr:user userId="a365f940c55ed582" userProvider="Windows Live" userName="Alex Damian Serrano"/>
            </cr:reactionInfo>
          </cr:reaction>
        </cr:reactions>
      </w16:ext>
    </w16cex:extLst>
  </w16cex:commentExtensible>
  <w16cex:commentExtensible w16cex:durableId="395441E8" w16cex:dateUtc="2024-11-11T11:31:00Z"/>
  <w16cex:commentExtensible w16cex:durableId="2AD73E8E">
    <w16cex:extLst>
      <w16:ext w16:uri="{CE6994B0-6A32-4C9F-8C6B-6E91EDA988CE}">
        <cr:reactions xmlns:cr="http://schemas.microsoft.com/office/comments/2020/reactions">
          <cr:reaction reactionType="1">
            <cr:reactionInfo dateUtc="2024-11-11T11:31:57Z">
              <cr:user userId="a365f940c55ed582" userProvider="Windows Live" userName="Alex Damian Serrano"/>
            </cr:reactionInfo>
          </cr:reaction>
        </cr:reactions>
      </w16:ext>
    </w16cex:extLst>
  </w16cex:commentExtensible>
  <w16cex:commentExtensible w16cex:durableId="70C7AAB6" w16cex:dateUtc="2024-07-26T21:39:00Z"/>
  <w16cex:commentExtensible w16cex:durableId="02BFBFCF" w16cex:dateUtc="2024-07-30T00:58:00Z"/>
  <w16cex:commentExtensible w16cex:durableId="2AD73F13">
    <w16cex:extLst>
      <w16:ext w16:uri="{CE6994B0-6A32-4C9F-8C6B-6E91EDA988CE}">
        <cr:reactions xmlns:cr="http://schemas.microsoft.com/office/comments/2020/reactions">
          <cr:reaction reactionType="1">
            <cr:reactionInfo dateUtc="2024-11-11T12:00:34Z">
              <cr:user userId="a365f940c55ed582" userProvider="Windows Live" userName="Alex Damian Serrano"/>
            </cr:reactionInfo>
          </cr:reaction>
        </cr:reactions>
      </w16:ext>
    </w16cex:extLst>
  </w16cex:commentExtensible>
  <w16cex:commentExtensible w16cex:durableId="5BBA4C67" w16cex:dateUtc="2024-11-11T12:06:00Z"/>
  <w16cex:commentExtensible w16cex:durableId="2AD741CC">
    <w16cex:extLst>
      <w16:ext w16:uri="{CE6994B0-6A32-4C9F-8C6B-6E91EDA988CE}">
        <cr:reactions xmlns:cr="http://schemas.microsoft.com/office/comments/2020/reactions">
          <cr:reaction reactionType="1">
            <cr:reactionInfo dateUtc="2024-11-11T13:18:40Z">
              <cr:user userId="a365f940c55ed582" userProvider="Windows Live" userName="Alex Damian Serran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2E56B7" w16cid:durableId="2AD73C4E"/>
  <w16cid:commentId w16cid:paraId="1399BA70" w16cid:durableId="44B5CE2C"/>
  <w16cid:commentId w16cid:paraId="178EF770" w16cid:durableId="2AD73D03"/>
  <w16cid:commentId w16cid:paraId="653D0E8D" w16cid:durableId="395441E8"/>
  <w16cid:commentId w16cid:paraId="2436B0C1" w16cid:durableId="2AD73E8E"/>
  <w16cid:commentId w16cid:paraId="1674DDE5" w16cid:durableId="2AD73DF0"/>
  <w16cid:commentId w16cid:paraId="4E07E36A" w16cid:durableId="70C7AAB6"/>
  <w16cid:commentId w16cid:paraId="3805401D" w16cid:durableId="02BFBFCF"/>
  <w16cid:commentId w16cid:paraId="35C1E686" w16cid:durableId="2AD73EAB"/>
  <w16cid:commentId w16cid:paraId="3B2AD871" w16cid:durableId="2AD73F13"/>
  <w16cid:commentId w16cid:paraId="79CF511D" w16cid:durableId="2AD73F39"/>
  <w16cid:commentId w16cid:paraId="4C17BF2D" w16cid:durableId="5BBA4C67"/>
  <w16cid:commentId w16cid:paraId="339AEC1F" w16cid:durableId="2AD7418E"/>
  <w16cid:commentId w16cid:paraId="0C4A9F61" w16cid:durableId="2AD741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7FCB3" w14:textId="77777777" w:rsidR="00684022" w:rsidRDefault="00684022">
      <w:pPr>
        <w:spacing w:line="240" w:lineRule="auto"/>
      </w:pPr>
      <w:r>
        <w:separator/>
      </w:r>
    </w:p>
  </w:endnote>
  <w:endnote w:type="continuationSeparator" w:id="0">
    <w:p w14:paraId="22B73D87" w14:textId="77777777" w:rsidR="00684022" w:rsidRDefault="006840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6A274F" w:rsidRDefault="006A274F">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72375" w14:textId="77777777" w:rsidR="00684022" w:rsidRDefault="00684022">
      <w:pPr>
        <w:spacing w:line="240" w:lineRule="auto"/>
      </w:pPr>
      <w:r>
        <w:separator/>
      </w:r>
    </w:p>
  </w:footnote>
  <w:footnote w:type="continuationSeparator" w:id="0">
    <w:p w14:paraId="198A53BE" w14:textId="77777777" w:rsidR="00684022" w:rsidRDefault="00684022">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rson w15:author="Kelly Sutherland">
    <w15:presenceInfo w15:providerId="AD" w15:userId="S-1-5-21-2613503727-1553357937-2150718590-87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15CE8"/>
    <w:rsid w:val="00017141"/>
    <w:rsid w:val="00052C93"/>
    <w:rsid w:val="00071FAA"/>
    <w:rsid w:val="00080386"/>
    <w:rsid w:val="00091C00"/>
    <w:rsid w:val="000930CA"/>
    <w:rsid w:val="000A7479"/>
    <w:rsid w:val="000E3D7F"/>
    <w:rsid w:val="00114755"/>
    <w:rsid w:val="001344A7"/>
    <w:rsid w:val="00134916"/>
    <w:rsid w:val="00161190"/>
    <w:rsid w:val="001625B5"/>
    <w:rsid w:val="00176931"/>
    <w:rsid w:val="00191234"/>
    <w:rsid w:val="001A7199"/>
    <w:rsid w:val="001A7F8C"/>
    <w:rsid w:val="001C168E"/>
    <w:rsid w:val="001C2717"/>
    <w:rsid w:val="001C5843"/>
    <w:rsid w:val="001D364D"/>
    <w:rsid w:val="001D6104"/>
    <w:rsid w:val="001E5091"/>
    <w:rsid w:val="001E5933"/>
    <w:rsid w:val="001E746C"/>
    <w:rsid w:val="001F3A05"/>
    <w:rsid w:val="002046A0"/>
    <w:rsid w:val="002100CC"/>
    <w:rsid w:val="00231B0C"/>
    <w:rsid w:val="002320D6"/>
    <w:rsid w:val="00253173"/>
    <w:rsid w:val="002579F7"/>
    <w:rsid w:val="00260C1F"/>
    <w:rsid w:val="00261A28"/>
    <w:rsid w:val="0027628B"/>
    <w:rsid w:val="002771DB"/>
    <w:rsid w:val="002B19E4"/>
    <w:rsid w:val="002C4B5E"/>
    <w:rsid w:val="002D0C1B"/>
    <w:rsid w:val="003361EA"/>
    <w:rsid w:val="0035573A"/>
    <w:rsid w:val="0036259A"/>
    <w:rsid w:val="003655AA"/>
    <w:rsid w:val="003658FC"/>
    <w:rsid w:val="0039741D"/>
    <w:rsid w:val="003B0470"/>
    <w:rsid w:val="003C7514"/>
    <w:rsid w:val="003E4A48"/>
    <w:rsid w:val="00444C37"/>
    <w:rsid w:val="004556F6"/>
    <w:rsid w:val="00457F92"/>
    <w:rsid w:val="00483B9A"/>
    <w:rsid w:val="00492A72"/>
    <w:rsid w:val="004957EE"/>
    <w:rsid w:val="004A442F"/>
    <w:rsid w:val="004E47E1"/>
    <w:rsid w:val="004E5D53"/>
    <w:rsid w:val="004E7459"/>
    <w:rsid w:val="004F1118"/>
    <w:rsid w:val="00506A9B"/>
    <w:rsid w:val="00521531"/>
    <w:rsid w:val="005240A0"/>
    <w:rsid w:val="005354DA"/>
    <w:rsid w:val="00535972"/>
    <w:rsid w:val="00547187"/>
    <w:rsid w:val="00556918"/>
    <w:rsid w:val="00564161"/>
    <w:rsid w:val="005A7D5B"/>
    <w:rsid w:val="005E42F4"/>
    <w:rsid w:val="005E5603"/>
    <w:rsid w:val="005F5F53"/>
    <w:rsid w:val="00620AEF"/>
    <w:rsid w:val="00623B1B"/>
    <w:rsid w:val="00624D9B"/>
    <w:rsid w:val="006304AA"/>
    <w:rsid w:val="006378CA"/>
    <w:rsid w:val="00637BF6"/>
    <w:rsid w:val="006425F5"/>
    <w:rsid w:val="00684022"/>
    <w:rsid w:val="00684129"/>
    <w:rsid w:val="006A274F"/>
    <w:rsid w:val="006C4C10"/>
    <w:rsid w:val="006D0F3D"/>
    <w:rsid w:val="00724628"/>
    <w:rsid w:val="00746BE9"/>
    <w:rsid w:val="00756A6B"/>
    <w:rsid w:val="007C4C05"/>
    <w:rsid w:val="007D3A4F"/>
    <w:rsid w:val="007F2797"/>
    <w:rsid w:val="00814A42"/>
    <w:rsid w:val="008161A4"/>
    <w:rsid w:val="00827416"/>
    <w:rsid w:val="00830B6B"/>
    <w:rsid w:val="00832D4E"/>
    <w:rsid w:val="00865248"/>
    <w:rsid w:val="0089595E"/>
    <w:rsid w:val="008A1BF8"/>
    <w:rsid w:val="008A76BC"/>
    <w:rsid w:val="008B0D0A"/>
    <w:rsid w:val="008B2446"/>
    <w:rsid w:val="008B539B"/>
    <w:rsid w:val="008B6B45"/>
    <w:rsid w:val="008C3EC5"/>
    <w:rsid w:val="008D4EAE"/>
    <w:rsid w:val="008D78B8"/>
    <w:rsid w:val="0092441F"/>
    <w:rsid w:val="00931799"/>
    <w:rsid w:val="0094247D"/>
    <w:rsid w:val="009478FE"/>
    <w:rsid w:val="00952197"/>
    <w:rsid w:val="009D5576"/>
    <w:rsid w:val="009F262A"/>
    <w:rsid w:val="00A04DD8"/>
    <w:rsid w:val="00A12162"/>
    <w:rsid w:val="00A131F8"/>
    <w:rsid w:val="00A162D2"/>
    <w:rsid w:val="00A31EE3"/>
    <w:rsid w:val="00A47EE0"/>
    <w:rsid w:val="00A60B58"/>
    <w:rsid w:val="00A8099B"/>
    <w:rsid w:val="00A86EDF"/>
    <w:rsid w:val="00AB6BCF"/>
    <w:rsid w:val="00AD442A"/>
    <w:rsid w:val="00AE7A50"/>
    <w:rsid w:val="00B00D4E"/>
    <w:rsid w:val="00B06D59"/>
    <w:rsid w:val="00B07C1F"/>
    <w:rsid w:val="00B1035B"/>
    <w:rsid w:val="00B10C6E"/>
    <w:rsid w:val="00B12978"/>
    <w:rsid w:val="00B23460"/>
    <w:rsid w:val="00B251E8"/>
    <w:rsid w:val="00B42FFE"/>
    <w:rsid w:val="00B47FED"/>
    <w:rsid w:val="00B52BE4"/>
    <w:rsid w:val="00B72B25"/>
    <w:rsid w:val="00BA6DA0"/>
    <w:rsid w:val="00BF2B85"/>
    <w:rsid w:val="00C11132"/>
    <w:rsid w:val="00C13CEB"/>
    <w:rsid w:val="00C364A6"/>
    <w:rsid w:val="00C47216"/>
    <w:rsid w:val="00C47CA4"/>
    <w:rsid w:val="00C507E3"/>
    <w:rsid w:val="00C62A02"/>
    <w:rsid w:val="00C70B40"/>
    <w:rsid w:val="00C723A9"/>
    <w:rsid w:val="00CA17B1"/>
    <w:rsid w:val="00CA74D9"/>
    <w:rsid w:val="00CB7B65"/>
    <w:rsid w:val="00CC0B78"/>
    <w:rsid w:val="00CC559E"/>
    <w:rsid w:val="00CC6134"/>
    <w:rsid w:val="00CD43FD"/>
    <w:rsid w:val="00CD4E72"/>
    <w:rsid w:val="00CF2B99"/>
    <w:rsid w:val="00CF5FA0"/>
    <w:rsid w:val="00D22597"/>
    <w:rsid w:val="00D24F5B"/>
    <w:rsid w:val="00D3268C"/>
    <w:rsid w:val="00D8309F"/>
    <w:rsid w:val="00D907F5"/>
    <w:rsid w:val="00D9518D"/>
    <w:rsid w:val="00DB1A81"/>
    <w:rsid w:val="00DB73FE"/>
    <w:rsid w:val="00DF0306"/>
    <w:rsid w:val="00E37390"/>
    <w:rsid w:val="00E63220"/>
    <w:rsid w:val="00ED1A18"/>
    <w:rsid w:val="00EF578B"/>
    <w:rsid w:val="00EF627E"/>
    <w:rsid w:val="00F12580"/>
    <w:rsid w:val="00F25A79"/>
    <w:rsid w:val="00F4615B"/>
    <w:rsid w:val="00F97781"/>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C5B8C-6533-42A4-8502-C9BF247E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26</Pages>
  <Words>9478</Words>
  <Characters>54028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13</cp:revision>
  <cp:lastPrinted>2024-09-04T22:04:00Z</cp:lastPrinted>
  <dcterms:created xsi:type="dcterms:W3CDTF">2024-11-11T13:19:00Z</dcterms:created>
  <dcterms:modified xsi:type="dcterms:W3CDTF">2024-11-11T20:30:00Z</dcterms:modified>
</cp:coreProperties>
</file>