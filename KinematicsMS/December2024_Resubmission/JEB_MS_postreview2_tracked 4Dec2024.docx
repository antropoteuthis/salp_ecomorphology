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91C193" w14:textId="1E4AD521" w:rsidR="002320D6" w:rsidRDefault="009478FE" w:rsidP="008B0D0A">
      <w:pPr>
        <w:spacing w:line="360" w:lineRule="auto"/>
        <w:jc w:val="both"/>
        <w:rPr>
          <w:b/>
          <w:sz w:val="32"/>
          <w:szCs w:val="32"/>
        </w:rPr>
      </w:pPr>
      <w:r>
        <w:rPr>
          <w:b/>
          <w:sz w:val="32"/>
          <w:szCs w:val="32"/>
        </w:rPr>
        <w:t xml:space="preserve">Title: Colonial Architecture Modulates the Speed and Efficiency of Multi-Jet Swimming in Salp Colonies </w:t>
      </w:r>
    </w:p>
    <w:p w14:paraId="3CBC13D2" w14:textId="77777777" w:rsidR="002320D6" w:rsidRDefault="002320D6" w:rsidP="008B0D0A">
      <w:pPr>
        <w:spacing w:line="360" w:lineRule="auto"/>
        <w:jc w:val="both"/>
      </w:pPr>
    </w:p>
    <w:p w14:paraId="16513CF4" w14:textId="77777777" w:rsidR="002320D6" w:rsidRDefault="0094247D" w:rsidP="008B0D0A">
      <w:pPr>
        <w:spacing w:line="360" w:lineRule="auto"/>
        <w:jc w:val="both"/>
        <w:rPr>
          <w:vertAlign w:val="superscript"/>
        </w:rPr>
      </w:pPr>
      <w:r>
        <w:rPr>
          <w:b/>
        </w:rPr>
        <w:t>Authors:</w:t>
      </w:r>
      <w:r>
        <w:t xml:space="preserve"> Alejandro Damian-Serrano</w:t>
      </w:r>
      <w:r>
        <w:rPr>
          <w:vertAlign w:val="superscript"/>
        </w:rPr>
        <w:t>1</w:t>
      </w:r>
      <w:r>
        <w:t>, Kai A. Walton</w:t>
      </w:r>
      <w:r>
        <w:rPr>
          <w:vertAlign w:val="superscript"/>
        </w:rPr>
        <w:t>1</w:t>
      </w:r>
      <w:r>
        <w:t>, Anneliese Bishop-Perdue</w:t>
      </w:r>
      <w:r>
        <w:rPr>
          <w:vertAlign w:val="superscript"/>
        </w:rPr>
        <w:t>1</w:t>
      </w:r>
      <w:r>
        <w:t>, Sophie Bagoye</w:t>
      </w:r>
      <w:r>
        <w:rPr>
          <w:vertAlign w:val="superscript"/>
        </w:rPr>
        <w:t>1</w:t>
      </w:r>
      <w:r>
        <w:t>, Kevin T. Du Clos</w:t>
      </w:r>
      <w:r>
        <w:rPr>
          <w:vertAlign w:val="superscript"/>
        </w:rPr>
        <w:t>2</w:t>
      </w:r>
      <w:r>
        <w:t>, Bradford J. Gemmell</w:t>
      </w:r>
      <w:r>
        <w:rPr>
          <w:vertAlign w:val="superscript"/>
        </w:rPr>
        <w:t>3</w:t>
      </w:r>
      <w:r>
        <w:t>, Sean P. Colin</w:t>
      </w:r>
      <w:r>
        <w:rPr>
          <w:vertAlign w:val="superscript"/>
        </w:rPr>
        <w:t>4,5</w:t>
      </w:r>
      <w:r>
        <w:t>, John H. Costello</w:t>
      </w:r>
      <w:r>
        <w:rPr>
          <w:vertAlign w:val="superscript"/>
        </w:rPr>
        <w:t>6</w:t>
      </w:r>
      <w:r>
        <w:t>, Kelly R. Sutherland</w:t>
      </w:r>
      <w:r>
        <w:rPr>
          <w:vertAlign w:val="superscript"/>
        </w:rPr>
        <w:t>1</w:t>
      </w:r>
    </w:p>
    <w:p w14:paraId="459C1211" w14:textId="77777777" w:rsidR="002320D6" w:rsidRDefault="002320D6" w:rsidP="008B0D0A">
      <w:pPr>
        <w:spacing w:line="360" w:lineRule="auto"/>
        <w:jc w:val="both"/>
      </w:pPr>
    </w:p>
    <w:p w14:paraId="0F6DDD36" w14:textId="0BF13F5D" w:rsidR="002320D6" w:rsidRDefault="0094247D" w:rsidP="008B0D0A">
      <w:pPr>
        <w:spacing w:line="360" w:lineRule="auto"/>
        <w:jc w:val="both"/>
        <w:rPr>
          <w:b/>
        </w:rPr>
      </w:pPr>
      <w:r>
        <w:rPr>
          <w:b/>
        </w:rPr>
        <w:t>Author Affiliations:</w:t>
      </w:r>
    </w:p>
    <w:p w14:paraId="04CC1B97" w14:textId="77777777" w:rsidR="002320D6" w:rsidRDefault="002320D6" w:rsidP="008B0D0A">
      <w:pPr>
        <w:spacing w:line="360" w:lineRule="auto"/>
        <w:jc w:val="both"/>
      </w:pPr>
    </w:p>
    <w:p w14:paraId="254B2176" w14:textId="77777777" w:rsidR="002320D6" w:rsidRDefault="0094247D" w:rsidP="008B0D0A">
      <w:pPr>
        <w:spacing w:line="360" w:lineRule="auto"/>
        <w:jc w:val="both"/>
      </w:pPr>
      <w:r>
        <w:t>(1) Institute of Ecology and Evolution, Department of Biology, University of Oregon. 473 Onyx Bridge, 5289 University of Oregon, Eugene, OR 97403-5289, USA.</w:t>
      </w:r>
    </w:p>
    <w:p w14:paraId="4E4F68C9" w14:textId="77777777" w:rsidR="002320D6" w:rsidRDefault="0094247D" w:rsidP="008B0D0A">
      <w:pPr>
        <w:spacing w:line="360" w:lineRule="auto"/>
        <w:jc w:val="both"/>
      </w:pPr>
      <w:r>
        <w:t>(2) Louisiana Universities Marine Consortium, 8124 Highway 56, Chauvin, LA 70344, USA.</w:t>
      </w:r>
    </w:p>
    <w:p w14:paraId="5773B458" w14:textId="77777777" w:rsidR="002320D6" w:rsidRDefault="0094247D" w:rsidP="008B0D0A">
      <w:pPr>
        <w:spacing w:line="360" w:lineRule="auto"/>
        <w:jc w:val="both"/>
      </w:pPr>
      <w:r>
        <w:t>(3) Department of Integrative Biology, University of South Florida, 4202 East Fowler Avenue, Tampa, FL 33620, USA.</w:t>
      </w:r>
    </w:p>
    <w:p w14:paraId="0CDA7F32" w14:textId="77777777" w:rsidR="002320D6" w:rsidRDefault="0094247D" w:rsidP="008B0D0A">
      <w:pPr>
        <w:spacing w:line="360" w:lineRule="auto"/>
        <w:jc w:val="both"/>
      </w:pPr>
      <w:r>
        <w:t>(4) Marine Biology and Environmental Science, Roger Williams University, Bristol, RI 02809, USA.</w:t>
      </w:r>
    </w:p>
    <w:p w14:paraId="354E51DE" w14:textId="77777777" w:rsidR="002320D6" w:rsidRDefault="0094247D" w:rsidP="008B0D0A">
      <w:pPr>
        <w:spacing w:line="360" w:lineRule="auto"/>
        <w:jc w:val="both"/>
      </w:pPr>
      <w:r>
        <w:t>(5) Whitman Center, Marine Biological Laboratory, Woods Hole, MA 02543, USA.</w:t>
      </w:r>
    </w:p>
    <w:p w14:paraId="18A78E0A" w14:textId="77777777" w:rsidR="002320D6" w:rsidRDefault="0094247D" w:rsidP="008B0D0A">
      <w:pPr>
        <w:spacing w:line="360" w:lineRule="auto"/>
        <w:jc w:val="both"/>
      </w:pPr>
      <w:r>
        <w:t>(6) Biology Department, Providence College, Providence, RI 02918, USA.</w:t>
      </w:r>
    </w:p>
    <w:p w14:paraId="6F00C7AF" w14:textId="77777777" w:rsidR="002320D6" w:rsidRDefault="002320D6" w:rsidP="008B0D0A">
      <w:pPr>
        <w:spacing w:line="360" w:lineRule="auto"/>
        <w:jc w:val="both"/>
      </w:pPr>
    </w:p>
    <w:p w14:paraId="0BF96B4E" w14:textId="77777777" w:rsidR="002320D6" w:rsidRDefault="0094247D" w:rsidP="008B0D0A">
      <w:pPr>
        <w:spacing w:line="360" w:lineRule="auto"/>
        <w:jc w:val="both"/>
      </w:pPr>
      <w:r>
        <w:rPr>
          <w:b/>
        </w:rPr>
        <w:t>Running title:</w:t>
      </w:r>
      <w:r>
        <w:t xml:space="preserve"> Architecture Modulates Salp Swimming</w:t>
      </w:r>
    </w:p>
    <w:p w14:paraId="7A964402" w14:textId="77777777" w:rsidR="002320D6" w:rsidRDefault="002320D6" w:rsidP="008B0D0A">
      <w:pPr>
        <w:spacing w:line="360" w:lineRule="auto"/>
        <w:jc w:val="both"/>
      </w:pPr>
    </w:p>
    <w:p w14:paraId="71BBF52A" w14:textId="77777777" w:rsidR="002320D6" w:rsidRDefault="0094247D" w:rsidP="008B0D0A">
      <w:pPr>
        <w:spacing w:line="360" w:lineRule="auto"/>
        <w:jc w:val="both"/>
        <w:rPr>
          <w:b/>
        </w:rPr>
      </w:pPr>
      <w:r>
        <w:rPr>
          <w:b/>
        </w:rPr>
        <w:t>Summary Statement (30 words)</w:t>
      </w:r>
    </w:p>
    <w:p w14:paraId="52B93070" w14:textId="77777777" w:rsidR="002320D6" w:rsidRDefault="002320D6" w:rsidP="008B0D0A">
      <w:pPr>
        <w:spacing w:line="360" w:lineRule="auto"/>
        <w:jc w:val="both"/>
      </w:pPr>
    </w:p>
    <w:p w14:paraId="6570E13B" w14:textId="7BFDD67B" w:rsidR="002320D6" w:rsidRDefault="0094247D" w:rsidP="005E42F4">
      <w:pPr>
        <w:spacing w:line="360" w:lineRule="auto"/>
        <w:jc w:val="both"/>
      </w:pPr>
      <w:r>
        <w:t>Linear arrangements in multi-</w:t>
      </w:r>
      <w:proofErr w:type="gramStart"/>
      <w:r>
        <w:t>jet propelled</w:t>
      </w:r>
      <w:proofErr w:type="gramEnd"/>
      <w:r>
        <w:t xml:space="preserve"> marine colonial invertebrates </w:t>
      </w:r>
      <w:r w:rsidRPr="003361EA">
        <w:t>are faster than less streamlined architectures</w:t>
      </w:r>
      <w:r w:rsidR="003361EA">
        <w:t xml:space="preserve"> without incurring in higher costs of transport</w:t>
      </w:r>
      <w:r>
        <w:t xml:space="preserve">, offering insights for bioinspired underwater vehicle design. </w:t>
      </w:r>
    </w:p>
    <w:p w14:paraId="41ED0B63" w14:textId="064E051B" w:rsidR="005E42F4" w:rsidRDefault="005E42F4" w:rsidP="005E42F4">
      <w:pPr>
        <w:spacing w:line="360" w:lineRule="auto"/>
        <w:jc w:val="both"/>
      </w:pPr>
    </w:p>
    <w:p w14:paraId="7A269573" w14:textId="6E27AE99" w:rsidR="005E42F4" w:rsidRDefault="005E42F4" w:rsidP="005E42F4">
      <w:pPr>
        <w:spacing w:line="360" w:lineRule="auto"/>
        <w:jc w:val="both"/>
      </w:pPr>
    </w:p>
    <w:p w14:paraId="03622729" w14:textId="38D9929A" w:rsidR="005E42F4" w:rsidRDefault="005E42F4" w:rsidP="005E42F4">
      <w:pPr>
        <w:spacing w:line="360" w:lineRule="auto"/>
        <w:jc w:val="both"/>
      </w:pPr>
    </w:p>
    <w:p w14:paraId="0DD9F889" w14:textId="12A6DE44" w:rsidR="005E42F4" w:rsidRDefault="005E42F4" w:rsidP="005E42F4">
      <w:pPr>
        <w:spacing w:line="360" w:lineRule="auto"/>
        <w:jc w:val="both"/>
      </w:pPr>
    </w:p>
    <w:p w14:paraId="26A99160" w14:textId="0A15A7F3" w:rsidR="005E42F4" w:rsidRDefault="005E42F4" w:rsidP="005E42F4">
      <w:pPr>
        <w:spacing w:line="360" w:lineRule="auto"/>
        <w:jc w:val="both"/>
      </w:pPr>
    </w:p>
    <w:p w14:paraId="7BD8CAD9" w14:textId="087BD0A9" w:rsidR="005E42F4" w:rsidRDefault="005E42F4" w:rsidP="005E42F4">
      <w:pPr>
        <w:spacing w:line="360" w:lineRule="auto"/>
        <w:jc w:val="both"/>
      </w:pPr>
    </w:p>
    <w:p w14:paraId="11009872" w14:textId="3C576DF5" w:rsidR="005E42F4" w:rsidRDefault="005E42F4" w:rsidP="005E42F4">
      <w:pPr>
        <w:spacing w:line="360" w:lineRule="auto"/>
        <w:jc w:val="both"/>
      </w:pPr>
    </w:p>
    <w:p w14:paraId="01221278" w14:textId="77777777" w:rsidR="005E42F4" w:rsidRDefault="005E42F4" w:rsidP="008B0D0A">
      <w:pPr>
        <w:spacing w:line="360" w:lineRule="auto"/>
        <w:jc w:val="both"/>
      </w:pPr>
    </w:p>
    <w:p w14:paraId="367D7E9C" w14:textId="1B6E5721" w:rsidR="002320D6" w:rsidRDefault="0094247D" w:rsidP="008B0D0A">
      <w:pPr>
        <w:spacing w:line="360" w:lineRule="auto"/>
        <w:jc w:val="both"/>
      </w:pPr>
      <w:r>
        <w:rPr>
          <w:b/>
        </w:rPr>
        <w:lastRenderedPageBreak/>
        <w:t>Abstract</w:t>
      </w:r>
    </w:p>
    <w:p w14:paraId="076EE8EA" w14:textId="77777777" w:rsidR="002320D6" w:rsidRDefault="002320D6" w:rsidP="008B0D0A">
      <w:pPr>
        <w:spacing w:line="360" w:lineRule="auto"/>
        <w:jc w:val="both"/>
      </w:pPr>
    </w:p>
    <w:p w14:paraId="44E9FC00" w14:textId="01B8DA11" w:rsidR="002320D6" w:rsidRDefault="0094247D" w:rsidP="008B0D0A">
      <w:pPr>
        <w:spacing w:line="360" w:lineRule="auto"/>
        <w:jc w:val="both"/>
      </w:pPr>
      <w:r>
        <w:t xml:space="preserve">Salps are marine pelagic tunicates with a complex life cycle including a solitary and colonial stage. Salp colonies are composed of asexually budded individuals that coordinate their swimming by multi-jet propulsion. Colonies develop into species-specific architectures with distinct zooid orientations. </w:t>
      </w:r>
      <w:r w:rsidR="00C62A02">
        <w:t xml:space="preserve">These distinct colonial architectures vary in how frontal area scales with the number of zooids in the colony. </w:t>
      </w:r>
      <w:del w:id="0" w:author="Kelly Sutherland" w:date="2024-12-03T09:34:00Z">
        <w:r w:rsidR="00C62A02" w:rsidDel="00B03F08">
          <w:delText>Based on findings from other jet-propelled systems, we hypothesize that</w:delText>
        </w:r>
      </w:del>
      <w:ins w:id="1" w:author="Kelly Sutherland" w:date="2024-12-03T09:34:00Z">
        <w:r w:rsidR="00B03F08">
          <w:t>Here</w:t>
        </w:r>
      </w:ins>
      <w:ins w:id="2" w:author="Kelly Sutherland" w:date="2024-12-03T09:35:00Z">
        <w:r w:rsidR="00B03F08">
          <w:t>, we address how</w:t>
        </w:r>
      </w:ins>
      <w:r w:rsidR="00C62A02">
        <w:t xml:space="preserve"> differences in frontal area drive differences in swimming speed and </w:t>
      </w:r>
      <w:del w:id="3" w:author="Kelly Sutherland" w:date="2024-12-03T09:35:00Z">
        <w:r w:rsidR="00C62A02" w:rsidDel="00B03F08">
          <w:delText>that increased</w:delText>
        </w:r>
      </w:del>
      <w:ins w:id="4" w:author="Kelly Sutherland" w:date="2024-12-03T09:35:00Z">
        <w:r w:rsidR="00B03F08">
          <w:t>the relationship between</w:t>
        </w:r>
      </w:ins>
      <w:r w:rsidR="00C62A02">
        <w:t xml:space="preserve"> swimming speed </w:t>
      </w:r>
      <w:del w:id="5" w:author="Kelly Sutherland" w:date="2024-12-03T09:35:00Z">
        <w:r w:rsidR="00C62A02" w:rsidDel="00B03F08">
          <w:delText>leads to higher</w:delText>
        </w:r>
      </w:del>
      <w:ins w:id="6" w:author="Kelly Sutherland" w:date="2024-12-03T09:35:00Z">
        <w:r w:rsidR="00B03F08">
          <w:t>and</w:t>
        </w:r>
      </w:ins>
      <w:r w:rsidR="00C62A02">
        <w:t xml:space="preserve"> cost of transport in salps. </w:t>
      </w:r>
      <w:r>
        <w:t xml:space="preserve">We (1) compare swimming speed across salp species and architectures, (2) evaluate how swimming speed scales with the number of zooids </w:t>
      </w:r>
      <w:r w:rsidR="003655AA">
        <w:t xml:space="preserve">across </w:t>
      </w:r>
      <w:r>
        <w:t>colony in architectures, and (3) compare the metabolic cost of transport across species and how it scales with swimming speed. To measure swimming speeds, we recorded swimming salp colonies using in situ videography while SCUBA diving in the open ocean. To estimate the cost of transport, we measured the respiration rates of swimming and anesthetized salps collected in situ using jars equipped with non-invasive oxygen sensors</w:t>
      </w:r>
      <w:r w:rsidRPr="003361EA">
        <w:t xml:space="preserve">. </w:t>
      </w:r>
      <w:bookmarkStart w:id="7" w:name="_Hlk182559777"/>
      <w:r w:rsidRPr="003361EA">
        <w:t xml:space="preserve">We found that linear colonies </w:t>
      </w:r>
      <w:del w:id="8" w:author="Kelly Sutherland [2]" w:date="2024-11-15T10:39:00Z">
        <w:r w:rsidRPr="003361EA" w:rsidDel="00866993">
          <w:delText xml:space="preserve">generally </w:delText>
        </w:r>
      </w:del>
      <w:r w:rsidRPr="003361EA">
        <w:t>swim faster</w:t>
      </w:r>
      <w:ins w:id="9" w:author="Kelly Sutherland [2]" w:date="2024-11-15T10:39:00Z">
        <w:r w:rsidR="00866993">
          <w:t>, which supports</w:t>
        </w:r>
      </w:ins>
      <w:r w:rsidRPr="003361EA">
        <w:t xml:space="preserve"> </w:t>
      </w:r>
      <w:del w:id="10" w:author="Kelly Sutherland [2]" w:date="2024-11-15T10:40:00Z">
        <w:r w:rsidRPr="003361EA" w:rsidDel="00876E16">
          <w:delText>due to their</w:delText>
        </w:r>
      </w:del>
      <w:ins w:id="11" w:author="Kelly Sutherland [2]" w:date="2024-11-15T10:40:00Z">
        <w:r w:rsidR="00876E16">
          <w:t>idea that their</w:t>
        </w:r>
      </w:ins>
      <w:r w:rsidRPr="003361EA">
        <w:t xml:space="preserve"> differential advantage in frontal </w:t>
      </w:r>
      <w:r w:rsidR="003361EA" w:rsidRPr="008B0D0A">
        <w:t>area</w:t>
      </w:r>
      <w:r w:rsidR="003361EA" w:rsidRPr="003361EA">
        <w:t xml:space="preserve"> </w:t>
      </w:r>
      <w:del w:id="12" w:author="Kelly Sutherland [2]" w:date="2024-11-15T10:40:00Z">
        <w:r w:rsidRPr="003361EA" w:rsidDel="00876E16">
          <w:delText xml:space="preserve">scaling </w:delText>
        </w:r>
      </w:del>
      <w:ins w:id="13" w:author="Kelly Sutherland [2]" w:date="2024-11-15T10:40:00Z">
        <w:r w:rsidR="00876E16">
          <w:t>scales</w:t>
        </w:r>
        <w:r w:rsidR="00876E16" w:rsidRPr="003361EA">
          <w:t xml:space="preserve"> </w:t>
        </w:r>
      </w:ins>
      <w:r w:rsidRPr="003361EA">
        <w:t>with an increasing number of zooids.</w:t>
      </w:r>
      <w:r w:rsidR="003361EA">
        <w:t xml:space="preserve"> </w:t>
      </w:r>
      <w:bookmarkEnd w:id="7"/>
      <w:r w:rsidR="003655AA">
        <w:t>W</w:t>
      </w:r>
      <w:r w:rsidR="003361EA">
        <w:t xml:space="preserve">e </w:t>
      </w:r>
      <w:r w:rsidR="003655AA">
        <w:t>also found</w:t>
      </w:r>
      <w:r w:rsidR="003361EA">
        <w:t xml:space="preserve"> that higher swimming speeds predict lower costs of transport</w:t>
      </w:r>
      <w:r w:rsidR="004E7459">
        <w:t xml:space="preserve"> in salps</w:t>
      </w:r>
      <w:r w:rsidR="003361EA">
        <w:t>.</w:t>
      </w:r>
      <w:r>
        <w:t xml:space="preserve"> These findings underscore the importance of considering propeller arrangement to optimize speed and energy efficiency in bioinspired underwater vehicle design, leveraging lessons learned from the diverse natural laboratory provided by salp diversity.</w:t>
      </w:r>
    </w:p>
    <w:p w14:paraId="5F755F2B" w14:textId="77777777" w:rsidR="002320D6" w:rsidRDefault="002320D6" w:rsidP="008B0D0A">
      <w:pPr>
        <w:spacing w:line="360" w:lineRule="auto"/>
        <w:jc w:val="both"/>
      </w:pPr>
    </w:p>
    <w:p w14:paraId="34D0E64A" w14:textId="77777777" w:rsidR="002320D6" w:rsidRDefault="0094247D" w:rsidP="008B0D0A">
      <w:pPr>
        <w:spacing w:line="360" w:lineRule="auto"/>
        <w:jc w:val="both"/>
      </w:pPr>
      <w:r>
        <w:rPr>
          <w:b/>
        </w:rPr>
        <w:t>Keywords:</w:t>
      </w:r>
      <w:r>
        <w:t xml:space="preserve"> salps, colonial architecture, multi-jet propulsion, swimming, cost of transport</w:t>
      </w:r>
    </w:p>
    <w:p w14:paraId="7CEBB62E" w14:textId="77777777" w:rsidR="003655AA" w:rsidDel="005600C0" w:rsidRDefault="003655AA" w:rsidP="008B0D0A">
      <w:pPr>
        <w:spacing w:line="360" w:lineRule="auto"/>
        <w:jc w:val="both"/>
        <w:rPr>
          <w:del w:id="14" w:author="Alex Damian Serrano" w:date="2024-12-04T13:18:00Z" w16du:dateUtc="2024-12-04T12:18:00Z"/>
          <w:b/>
        </w:rPr>
      </w:pPr>
    </w:p>
    <w:p w14:paraId="5CDF02CC" w14:textId="77777777" w:rsidR="003655AA" w:rsidRDefault="003655AA" w:rsidP="008B0D0A">
      <w:pPr>
        <w:spacing w:line="360" w:lineRule="auto"/>
        <w:jc w:val="both"/>
        <w:rPr>
          <w:b/>
        </w:rPr>
      </w:pPr>
    </w:p>
    <w:p w14:paraId="4B9B1462" w14:textId="2C8747EC" w:rsidR="002320D6" w:rsidRPr="001F3A05" w:rsidRDefault="0094247D" w:rsidP="008B0D0A">
      <w:pPr>
        <w:spacing w:line="360" w:lineRule="auto"/>
        <w:jc w:val="both"/>
        <w:rPr>
          <w:b/>
        </w:rPr>
      </w:pPr>
      <w:r>
        <w:rPr>
          <w:b/>
        </w:rPr>
        <w:t>Introduction</w:t>
      </w:r>
    </w:p>
    <w:p w14:paraId="1769DE61" w14:textId="79DDA524" w:rsidR="002320D6" w:rsidRDefault="0094247D" w:rsidP="008B0D0A">
      <w:pPr>
        <w:spacing w:line="360" w:lineRule="auto"/>
        <w:ind w:firstLine="720"/>
        <w:jc w:val="both"/>
      </w:pPr>
      <w:r>
        <w:t>Salps (</w:t>
      </w:r>
      <w:proofErr w:type="spellStart"/>
      <w:r>
        <w:t>Tunicata</w:t>
      </w:r>
      <w:proofErr w:type="spellEnd"/>
      <w:r>
        <w:t xml:space="preserve">: </w:t>
      </w:r>
      <w:proofErr w:type="spellStart"/>
      <w:r>
        <w:t>Thaliacea</w:t>
      </w:r>
      <w:proofErr w:type="spellEnd"/>
      <w:r>
        <w:t xml:space="preserve">: </w:t>
      </w:r>
      <w:proofErr w:type="spellStart"/>
      <w:r>
        <w:t>Salpida</w:t>
      </w:r>
      <w:proofErr w:type="spellEnd"/>
      <w:r>
        <w:t xml:space="preserve">) are planktonic invertebrates that have a two-phase life cycle comprised of a solitary oozooid that asexually buds colonies of sexually reproducing blastozooids. Salp colonies are composed of up to hundreds of genetically identical, physically and </w:t>
      </w:r>
      <w:proofErr w:type="spellStart"/>
      <w:r>
        <w:t>neuro</w:t>
      </w:r>
      <w:r w:rsidR="00B00D4E">
        <w:t>physio</w:t>
      </w:r>
      <w:r>
        <w:t>logically</w:t>
      </w:r>
      <w:proofErr w:type="spellEnd"/>
      <w:r>
        <w:t xml:space="preserve"> integrated pulsatile zooids (Bone et al. 1980, Mackie 1986). </w:t>
      </w:r>
      <w:bookmarkStart w:id="15" w:name="_Hlk182559865"/>
      <w:r>
        <w:t xml:space="preserve">Zooids in the colony feed and propel themselves by </w:t>
      </w:r>
      <w:del w:id="16" w:author="Kelly Sutherland [2]" w:date="2024-11-15T10:43:00Z">
        <w:r w:rsidDel="00876E16">
          <w:delText xml:space="preserve">inhaling </w:delText>
        </w:r>
      </w:del>
      <w:ins w:id="17" w:author="Kelly Sutherland [2]" w:date="2024-11-15T10:43:00Z">
        <w:r w:rsidR="00876E16">
          <w:t xml:space="preserve">drawing </w:t>
        </w:r>
      </w:ins>
      <w:r>
        <w:t>water</w:t>
      </w:r>
      <w:ins w:id="18" w:author="Kelly Sutherland [2]" w:date="2024-11-15T10:43:00Z">
        <w:r w:rsidR="00876E16">
          <w:t xml:space="preserve"> in</w:t>
        </w:r>
      </w:ins>
      <w:r>
        <w:t xml:space="preserve"> through the oral siphon, using muscle contraction to compress their pharyngeal chamber, and </w:t>
      </w:r>
      <w:del w:id="19" w:author="Kelly Sutherland [2]" w:date="2024-11-15T10:43:00Z">
        <w:r w:rsidDel="00876E16">
          <w:delText xml:space="preserve">exhaling </w:delText>
        </w:r>
      </w:del>
      <w:ins w:id="20" w:author="Kelly Sutherland [2]" w:date="2024-11-15T10:43:00Z">
        <w:r w:rsidR="00876E16">
          <w:t xml:space="preserve">ejecting </w:t>
        </w:r>
      </w:ins>
      <w:r>
        <w:t xml:space="preserve">a jet of water from their atrial siphon (Bone &amp; Trueman 1983). </w:t>
      </w:r>
      <w:bookmarkEnd w:id="15"/>
      <w:r>
        <w:t xml:space="preserve">While solitary oozooids move using single-jet propulsion, salp blastozooid colonies integrate multiple propelling jets, which increases their thrust and reduces the drag that results from periodical acceleration and deceleration via asynchronous swimming (Sutherland &amp; </w:t>
      </w:r>
      <w:proofErr w:type="spellStart"/>
      <w:r>
        <w:t>Weihs</w:t>
      </w:r>
      <w:proofErr w:type="spellEnd"/>
      <w:r>
        <w:t xml:space="preserve"> 2017).</w:t>
      </w:r>
    </w:p>
    <w:p w14:paraId="5384DC7E" w14:textId="731C5DDC" w:rsidR="002320D6" w:rsidRDefault="0094247D" w:rsidP="008B0D0A">
      <w:pPr>
        <w:spacing w:line="360" w:lineRule="auto"/>
        <w:ind w:firstLine="720"/>
        <w:jc w:val="both"/>
      </w:pPr>
      <w:r>
        <w:lastRenderedPageBreak/>
        <w:t>Currently, there are 48 described species of salps (</w:t>
      </w:r>
      <w:proofErr w:type="spellStart"/>
      <w:r>
        <w:t>WoRMS</w:t>
      </w:r>
      <w:proofErr w:type="spellEnd"/>
      <w:r>
        <w:t xml:space="preserve">, 2024) and </w:t>
      </w:r>
      <w:del w:id="21" w:author="Kelly Sutherland [2]" w:date="2024-11-22T15:01:00Z">
        <w:r w:rsidDel="00FD40E8">
          <w:delText>differences between species have mainly been compared from a taxonomic lens, focused on zooid-level diagnostic morphological characters. W</w:delText>
        </w:r>
      </w:del>
      <w:ins w:id="22" w:author="Kelly Sutherland [2]" w:date="2024-11-22T15:01:00Z">
        <w:r w:rsidR="00FD40E8">
          <w:t>w</w:t>
        </w:r>
      </w:ins>
      <w:r>
        <w:t xml:space="preserve">hile salps are widely distributed, most </w:t>
      </w:r>
      <w:del w:id="23" w:author="Kelly Sutherland [2]" w:date="2024-11-22T15:02:00Z">
        <w:r w:rsidDel="00FD40E8">
          <w:delText xml:space="preserve">salp </w:delText>
        </w:r>
      </w:del>
      <w:r>
        <w:t>species are restricted to open ocean environments, far from the coast</w:t>
      </w:r>
      <w:del w:id="24" w:author="Kelly Sutherland [2]" w:date="2024-11-22T15:02:00Z">
        <w:r w:rsidDel="00FD40E8">
          <w:delText xml:space="preserve"> with extremely deep bottom depths</w:delText>
        </w:r>
      </w:del>
      <w:r>
        <w:t>, which poses unique challenges to accessing them for direct study in their environment (Hamner et al 1975, Haddock 2004). Moreover, salps cannot be maintained alive in containers beyond a few hours since they are extremely fragile and sensitive to the presence of solid walls. Therefore, many morphological, ecological, and functional aspects of salp diversity, such as swimming speeds and metabolic demands, have remained unexplored. One such aspect is colonial architecture or the way that the zooids are arranged relative to each other in the colony. Salp colonies develop into species-specific architectures with distinct zooid orientations, including transversal, oblique, linear, helical, and bipinnate chains; as well as whorls, and clusters (Damian-Serrano &amp; Sutherland, 2023). These architectures</w:t>
      </w:r>
      <w:ins w:id="25" w:author="Kelly Sutherland [2]" w:date="2024-11-13T14:45:00Z">
        <w:r>
          <w:t xml:space="preserve"> </w:t>
        </w:r>
      </w:ins>
      <w:ins w:id="26" w:author="Kelly Sutherland [2]" w:date="2024-11-08T09:42:00Z">
        <w:r w:rsidR="00812E77">
          <w:t xml:space="preserve">likely </w:t>
        </w:r>
      </w:ins>
      <w:del w:id="27" w:author="Kelly Sutherland [2]" w:date="2024-11-08T09:41:00Z">
        <w:r w:rsidDel="00812E77">
          <w:delText xml:space="preserve">present distinct orientations of the propeller zooids and their thrusting jets to the axes of colony elongation and locomotion hypothesized to have an </w:delText>
        </w:r>
      </w:del>
      <w:del w:id="28" w:author="Kelly Sutherland [2]" w:date="2024-11-08T09:42:00Z">
        <w:r w:rsidDel="00812E77">
          <w:delText>impact on</w:delText>
        </w:r>
      </w:del>
      <w:ins w:id="29" w:author="Kelly Sutherland [2]" w:date="2024-11-08T09:42:00Z">
        <w:r w:rsidR="00812E77">
          <w:t>drive aspects of</w:t>
        </w:r>
      </w:ins>
      <w:r>
        <w:t xml:space="preserve"> </w:t>
      </w:r>
      <w:del w:id="30" w:author="Kelly Sutherland [2]" w:date="2024-11-08T09:42:00Z">
        <w:r w:rsidDel="00812E77">
          <w:delText xml:space="preserve">their </w:delText>
        </w:r>
      </w:del>
      <w:r>
        <w:t>swimming performance (</w:t>
      </w:r>
      <w:proofErr w:type="spellStart"/>
      <w:r>
        <w:t>Madin</w:t>
      </w:r>
      <w:proofErr w:type="spellEnd"/>
      <w:r>
        <w:t xml:space="preserve"> 1990, Damian-Serrano et al. 2023).</w:t>
      </w:r>
    </w:p>
    <w:p w14:paraId="01AF7A0F" w14:textId="1374EAFC" w:rsidR="0094247D" w:rsidRDefault="0094247D" w:rsidP="008B0D0A">
      <w:pPr>
        <w:spacing w:line="360" w:lineRule="auto"/>
        <w:ind w:firstLine="720"/>
        <w:jc w:val="both"/>
      </w:pPr>
      <w:r>
        <w:t xml:space="preserve">Linear salp chains have been </w:t>
      </w:r>
      <w:del w:id="31" w:author="Kelly Sutherland [2]" w:date="2024-11-08T09:41:00Z">
        <w:r w:rsidDel="00812E77">
          <w:delText>hypothesized to be</w:delText>
        </w:r>
      </w:del>
      <w:ins w:id="32" w:author="Kelly Sutherland [2]" w:date="2024-11-08T09:41:00Z">
        <w:r w:rsidR="00812E77">
          <w:t>described as</w:t>
        </w:r>
      </w:ins>
      <w:r>
        <w:t xml:space="preserve"> more efficient swimmers due to the reduction of drag associated with a more streamlined form (Bone &amp; Trueman 1983). </w:t>
      </w:r>
      <w:del w:id="33" w:author="Kelly Sutherland [2]" w:date="2024-11-08T09:42:00Z">
        <w:r w:rsidDel="00812E77">
          <w:delText xml:space="preserve">We expect frontal </w:delText>
        </w:r>
        <w:r w:rsidR="005A7D5B" w:rsidDel="00812E77">
          <w:delText xml:space="preserve">(pressure and form) </w:delText>
        </w:r>
        <w:r w:rsidDel="00812E77">
          <w:delText>drag scaling to be</w:delText>
        </w:r>
        <w:r w:rsidR="005A7D5B" w:rsidDel="00812E77">
          <w:delText xml:space="preserve"> one of the</w:delText>
        </w:r>
        <w:r w:rsidDel="00812E77">
          <w:delText xml:space="preserve"> relevant</w:delText>
        </w:r>
        <w:r w:rsidR="005A7D5B" w:rsidDel="00812E77">
          <w:delText xml:space="preserve"> factors</w:delText>
        </w:r>
        <w:r w:rsidDel="00812E77">
          <w:delText xml:space="preserve"> to the hydrodynamics of swimming salp colonies given that their intermediate Reynolds numbers are estimated to be between ~100 (Sutherland &amp; Madin 2010) for solitary salps and ~5000 for linear chains (Sutherland &amp; Weihs 2017). In animals swimming at high Reynolds numbers, such as colonial salps, the</w:delText>
        </w:r>
        <w:r w:rsidR="005A7D5B" w:rsidDel="00812E77">
          <w:delText xml:space="preserve"> pressure</w:delText>
        </w:r>
        <w:r w:rsidDel="00812E77">
          <w:delText xml:space="preserve"> drag experienced during swimming </w:delText>
        </w:r>
        <w:r w:rsidR="005A7D5B" w:rsidDel="00812E77">
          <w:delText xml:space="preserve">is expected to </w:delText>
        </w:r>
        <w:r w:rsidDel="00812E77">
          <w:delText>largely</w:delText>
        </w:r>
        <w:r w:rsidR="005A7D5B" w:rsidDel="00812E77">
          <w:delText xml:space="preserve"> depend</w:delText>
        </w:r>
        <w:r w:rsidDel="00812E77">
          <w:delText xml:space="preserve"> on the frontal (motion-orthogonal) projected area (Alexander 1968, Vogel 1981). </w:delText>
        </w:r>
      </w:del>
      <w:r w:rsidR="004E7459">
        <w:t>In a multi-jet system, h</w:t>
      </w:r>
      <w:r>
        <w:t xml:space="preserve">aving a larger number of propellers </w:t>
      </w:r>
      <w:del w:id="34" w:author="Kelly Sutherland [2]" w:date="2024-11-22T15:03:00Z">
        <w:r w:rsidDel="00FD40E8">
          <w:delText>is expected to</w:delText>
        </w:r>
      </w:del>
      <w:ins w:id="35" w:author="Kelly Sutherland [2]" w:date="2024-11-22T15:03:00Z">
        <w:r w:rsidR="00FD40E8">
          <w:t>can</w:t>
        </w:r>
      </w:ins>
      <w:r>
        <w:t xml:space="preserve"> improve the hydrodynamic and inertial benefits granted by asynchronous multijet propulsion, in addition to providing additional thrust to the colony (</w:t>
      </w:r>
      <w:proofErr w:type="spellStart"/>
      <w:r>
        <w:t>Madin</w:t>
      </w:r>
      <w:proofErr w:type="spellEnd"/>
      <w:r>
        <w:t xml:space="preserve"> 1990, Sutherland &amp; </w:t>
      </w:r>
      <w:proofErr w:type="spellStart"/>
      <w:r>
        <w:t>Weihs</w:t>
      </w:r>
      <w:proofErr w:type="spellEnd"/>
      <w:r>
        <w:t xml:space="preserve"> 2017). The effect of varying numbers of propeller zooids on swimming speed has never been investigated in salps, nor how this relationship may vary across their diverse colonial architectures. </w:t>
      </w:r>
      <w:del w:id="36" w:author="Kelly Sutherland [2]" w:date="2024-11-08T09:42:00Z">
        <w:r w:rsidDel="00812E77">
          <w:delText>While relative</w:delText>
        </w:r>
        <w:r w:rsidR="005A7D5B" w:rsidDel="00812E77">
          <w:delText xml:space="preserve"> (per propeller unit)</w:delText>
        </w:r>
        <w:r w:rsidDel="00812E77">
          <w:delText xml:space="preserve"> frontal </w:delText>
        </w:r>
        <w:r w:rsidR="005A7D5B" w:rsidDel="00812E77">
          <w:delText xml:space="preserve">area </w:delText>
        </w:r>
        <w:r w:rsidDel="00812E77">
          <w:delText xml:space="preserve">is greatly reduced in linear chains when compared to the sum of each separate blastozooid (Mackie 1986, Sutherland &amp; Weihs 2017), we hypothesize that this advantage will be lower in species with non-linear colonial architectures, and thus we predict finding differences in swimming speed between colonial architectures. </w:delText>
        </w:r>
      </w:del>
      <w:bookmarkStart w:id="37" w:name="_Hlk184111700"/>
      <w:r>
        <w:t>Salp colonial architectures differ in how the number of zooids in the colony scales with their frontal area relative to motion (</w:t>
      </w:r>
      <w:proofErr w:type="spellStart"/>
      <w:r>
        <w:t>Madin</w:t>
      </w:r>
      <w:proofErr w:type="spellEnd"/>
      <w:r>
        <w:t xml:space="preserve"> 1990). Some architectures (linear, bipinnate, and helical) have a constant frontal area, regardless of zooid number. </w:t>
      </w:r>
      <w:del w:id="38" w:author="Kelly Sutherland [2]" w:date="2024-11-26T13:52:00Z">
        <w:r w:rsidDel="006D1EE7">
          <w:delText>We expect t</w:delText>
        </w:r>
      </w:del>
      <w:ins w:id="39" w:author="Kelly Sutherland [2]" w:date="2024-11-26T13:52:00Z">
        <w:r w:rsidR="006D1EE7">
          <w:t>T</w:t>
        </w:r>
      </w:ins>
      <w:r>
        <w:t xml:space="preserve">hese architectures </w:t>
      </w:r>
      <w:ins w:id="40" w:author="Kelly Sutherland [2]" w:date="2024-11-26T13:52:00Z">
        <w:r w:rsidR="006D1EE7">
          <w:t>may</w:t>
        </w:r>
      </w:ins>
      <w:del w:id="41" w:author="Kelly Sutherland [2]" w:date="2024-11-26T13:52:00Z">
        <w:r w:rsidDel="006D1EE7">
          <w:delText>to</w:delText>
        </w:r>
      </w:del>
      <w:r>
        <w:t xml:space="preserve"> benefit from increased thrust delivered by larger numbers of zooids while maintaining a constant frontal </w:t>
      </w:r>
      <w:r w:rsidR="00260C1F">
        <w:t>area</w:t>
      </w:r>
      <w:r>
        <w:t>. However, the rest of the architectures (oblique, transversal, whorl, and cluster) have an increasing</w:t>
      </w:r>
      <w:r w:rsidR="0092441F">
        <w:t xml:space="preserve"> (directly proportional)</w:t>
      </w:r>
      <w:r>
        <w:t xml:space="preserve"> frontal area as the number of zooids increases (Fig. 1). Therefore, we expect the latter architectures to not only obtain more thrust, but to also experience more frontal </w:t>
      </w:r>
      <w:r w:rsidR="00260C1F">
        <w:t xml:space="preserve">water </w:t>
      </w:r>
      <w:r w:rsidR="00260C1F" w:rsidRPr="005D2478">
        <w:rPr>
          <w:color w:val="000000" w:themeColor="text1"/>
          <w:rPrChange w:id="42" w:author="Kelly Sutherland" w:date="2024-12-03T09:49:00Z">
            <w:rPr/>
          </w:rPrChange>
        </w:rPr>
        <w:t>resistance</w:t>
      </w:r>
      <w:del w:id="43" w:author="Kelly Sutherland" w:date="2024-12-03T09:49:00Z">
        <w:r w:rsidR="00260C1F" w:rsidRPr="005D2478" w:rsidDel="005D2478">
          <w:rPr>
            <w:color w:val="000000" w:themeColor="text1"/>
            <w:rPrChange w:id="44" w:author="Kelly Sutherland" w:date="2024-12-03T09:49:00Z">
              <w:rPr/>
            </w:rPrChange>
          </w:rPr>
          <w:delText xml:space="preserve"> </w:delText>
        </w:r>
        <w:r w:rsidRPr="005D2478" w:rsidDel="005D2478">
          <w:rPr>
            <w:color w:val="000000" w:themeColor="text1"/>
            <w:rPrChange w:id="45" w:author="Kelly Sutherland" w:date="2024-12-03T09:49:00Z">
              <w:rPr/>
            </w:rPrChange>
          </w:rPr>
          <w:delText>as</w:delText>
        </w:r>
      </w:del>
      <w:r w:rsidRPr="005D2478">
        <w:rPr>
          <w:color w:val="000000" w:themeColor="text1"/>
          <w:rPrChange w:id="46" w:author="Kelly Sutherland" w:date="2024-12-03T09:49:00Z">
            <w:rPr/>
          </w:rPrChange>
        </w:rPr>
        <w:t xml:space="preserve"> </w:t>
      </w:r>
      <w:ins w:id="47" w:author="Kelly Sutherland" w:date="2024-12-03T09:49:00Z">
        <w:r w:rsidR="005D2478" w:rsidRPr="005D2478">
          <w:rPr>
            <w:color w:val="000000" w:themeColor="text1"/>
            <w:rPrChange w:id="48" w:author="Kelly Sutherland" w:date="2024-12-03T09:49:00Z">
              <w:rPr>
                <w:color w:val="4F81BD" w:themeColor="accent1"/>
              </w:rPr>
            </w:rPrChange>
          </w:rPr>
          <w:t>as zooid number increases</w:t>
        </w:r>
      </w:ins>
      <w:del w:id="49" w:author="Kelly Sutherland" w:date="2024-12-03T09:49:00Z">
        <w:r w:rsidRPr="005D2478" w:rsidDel="005D2478">
          <w:rPr>
            <w:color w:val="000000" w:themeColor="text1"/>
            <w:rPrChange w:id="50" w:author="Kelly Sutherland" w:date="2024-12-03T09:49:00Z">
              <w:rPr/>
            </w:rPrChange>
          </w:rPr>
          <w:delText>a result of bearing a greater number of propeller zooids</w:delText>
        </w:r>
      </w:del>
      <w:r w:rsidRPr="005D2478">
        <w:rPr>
          <w:color w:val="000000" w:themeColor="text1"/>
          <w:rPrChange w:id="51" w:author="Kelly Sutherland" w:date="2024-12-03T09:49:00Z">
            <w:rPr/>
          </w:rPrChange>
        </w:rPr>
        <w:t xml:space="preserve">. As </w:t>
      </w:r>
      <w:r>
        <w:t xml:space="preserve">a result, we </w:t>
      </w:r>
      <w:del w:id="52" w:author="Kelly Sutherland [2]" w:date="2024-11-13T14:54:00Z">
        <w:r w:rsidDel="00F5094D">
          <w:delText>also predict</w:delText>
        </w:r>
      </w:del>
      <w:del w:id="53" w:author="Kelly Sutherland" w:date="2024-12-03T09:48:00Z">
        <w:r w:rsidDel="005D2478">
          <w:delText xml:space="preserve"> </w:delText>
        </w:r>
      </w:del>
      <w:ins w:id="54" w:author="Kelly Sutherland [2]" w:date="2024-11-13T14:54:00Z">
        <w:r w:rsidR="00F5094D">
          <w:t xml:space="preserve">anticipate </w:t>
        </w:r>
      </w:ins>
      <w:r>
        <w:t>that swimming speed will be greater in colonies that bear a larger number of zooids, but only</w:t>
      </w:r>
      <w:r w:rsidR="0092441F">
        <w:t xml:space="preserve"> (or more so)</w:t>
      </w:r>
      <w:r>
        <w:t xml:space="preserve"> for species with architectures that have a constant frontal area. </w:t>
      </w:r>
    </w:p>
    <w:bookmarkEnd w:id="37"/>
    <w:p w14:paraId="7D4054A1" w14:textId="77777777" w:rsidR="002320D6" w:rsidRDefault="002320D6" w:rsidP="008B0D0A">
      <w:pPr>
        <w:spacing w:line="360" w:lineRule="auto"/>
        <w:ind w:firstLine="720"/>
        <w:jc w:val="both"/>
      </w:pPr>
    </w:p>
    <w:p w14:paraId="27FBA059" w14:textId="77777777" w:rsidR="002320D6" w:rsidRDefault="0094247D" w:rsidP="008B0D0A">
      <w:pPr>
        <w:spacing w:line="360" w:lineRule="auto"/>
      </w:pPr>
      <w:r>
        <w:rPr>
          <w:noProof/>
        </w:rPr>
        <w:lastRenderedPageBreak/>
        <w:drawing>
          <wp:inline distT="114300" distB="114300" distL="114300" distR="114300" wp14:anchorId="3F314958" wp14:editId="60D77BC6">
            <wp:extent cx="5943600" cy="2400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400300"/>
                    </a:xfrm>
                    <a:prstGeom prst="rect">
                      <a:avLst/>
                    </a:prstGeom>
                    <a:ln/>
                  </pic:spPr>
                </pic:pic>
              </a:graphicData>
            </a:graphic>
          </wp:inline>
        </w:drawing>
      </w:r>
    </w:p>
    <w:p w14:paraId="5C1D6B0F" w14:textId="34CF00CC" w:rsidR="002320D6" w:rsidDel="005600C0" w:rsidRDefault="0094247D" w:rsidP="005E42F4">
      <w:pPr>
        <w:spacing w:line="360" w:lineRule="auto"/>
        <w:jc w:val="both"/>
        <w:rPr>
          <w:del w:id="55" w:author="Alex Damian Serrano" w:date="2024-12-04T13:17:00Z" w16du:dateUtc="2024-12-04T12:17:00Z"/>
        </w:rPr>
      </w:pPr>
      <w:r>
        <w:t>Figure 1. Salp colonial architectures with representative species photos (</w:t>
      </w:r>
      <w:r>
        <w:rPr>
          <w:i/>
        </w:rPr>
        <w:t>Pegea</w:t>
      </w:r>
      <w:r>
        <w:t xml:space="preserve"> sp. </w:t>
      </w:r>
      <w:r w:rsidR="004F1118">
        <w:t xml:space="preserve">for </w:t>
      </w:r>
      <w:r>
        <w:t xml:space="preserve">transversal, </w:t>
      </w:r>
      <w:r>
        <w:rPr>
          <w:i/>
        </w:rPr>
        <w:t>Cyclosalpa affinis</w:t>
      </w:r>
      <w:r>
        <w:t xml:space="preserve"> for whorl, </w:t>
      </w:r>
      <w:r>
        <w:rPr>
          <w:i/>
        </w:rPr>
        <w:t xml:space="preserve">Cyclosalpa </w:t>
      </w:r>
      <w:proofErr w:type="spellStart"/>
      <w:r>
        <w:rPr>
          <w:i/>
        </w:rPr>
        <w:t>sewelli</w:t>
      </w:r>
      <w:proofErr w:type="spellEnd"/>
      <w:r>
        <w:t xml:space="preserve"> for cluster, </w:t>
      </w:r>
      <w:r>
        <w:rPr>
          <w:i/>
        </w:rPr>
        <w:t>Helicosalpa virgula</w:t>
      </w:r>
      <w:r>
        <w:t xml:space="preserve"> for helical, </w:t>
      </w:r>
      <w:r>
        <w:rPr>
          <w:i/>
        </w:rPr>
        <w:t xml:space="preserve">Thalia </w:t>
      </w:r>
      <w:proofErr w:type="spellStart"/>
      <w:r>
        <w:rPr>
          <w:i/>
        </w:rPr>
        <w:t>cicar</w:t>
      </w:r>
      <w:proofErr w:type="spellEnd"/>
      <w:r>
        <w:t xml:space="preserve"> for oblique, </w:t>
      </w:r>
      <w:proofErr w:type="spellStart"/>
      <w:r>
        <w:rPr>
          <w:i/>
        </w:rPr>
        <w:t>Soestia</w:t>
      </w:r>
      <w:proofErr w:type="spellEnd"/>
      <w:r>
        <w:rPr>
          <w:i/>
        </w:rPr>
        <w:t xml:space="preserve"> </w:t>
      </w:r>
      <w:proofErr w:type="spellStart"/>
      <w:r>
        <w:rPr>
          <w:i/>
        </w:rPr>
        <w:t>zonaria</w:t>
      </w:r>
      <w:proofErr w:type="spellEnd"/>
      <w:r>
        <w:t xml:space="preserve"> for linear, and </w:t>
      </w:r>
      <w:proofErr w:type="spellStart"/>
      <w:r>
        <w:rPr>
          <w:i/>
        </w:rPr>
        <w:t>Ritteriella</w:t>
      </w:r>
      <w:proofErr w:type="spellEnd"/>
      <w:r>
        <w:rPr>
          <w:i/>
        </w:rPr>
        <w:t xml:space="preserve"> </w:t>
      </w:r>
      <w:proofErr w:type="spellStart"/>
      <w:r>
        <w:rPr>
          <w:i/>
        </w:rPr>
        <w:t>retracta</w:t>
      </w:r>
      <w:proofErr w:type="spellEnd"/>
      <w:r>
        <w:t xml:space="preserve"> for bipinnate) and diagrams showing the distinct zooid orientations. The subsequent rows show the frontal view of colonies with four and eight zooids, with the final row indicating the expected frontal area increase factor between the four and the eight zooid colonies.</w:t>
      </w:r>
      <w:r w:rsidR="001344A7">
        <w:t xml:space="preserve"> F</w:t>
      </w:r>
      <w:r w:rsidR="001344A7" w:rsidRPr="008B0D0A">
        <w:t>ull black circles</w:t>
      </w:r>
      <w:r w:rsidR="001344A7">
        <w:t xml:space="preserve"> in the diagrams</w:t>
      </w:r>
      <w:r w:rsidR="001344A7" w:rsidRPr="008B0D0A">
        <w:t xml:space="preserve"> </w:t>
      </w:r>
      <w:r w:rsidR="001344A7">
        <w:t>represent</w:t>
      </w:r>
      <w:r w:rsidR="001344A7" w:rsidRPr="008B0D0A">
        <w:t xml:space="preserve"> </w:t>
      </w:r>
      <w:proofErr w:type="spellStart"/>
      <w:r w:rsidR="001344A7" w:rsidRPr="008B0D0A">
        <w:t>viscerae</w:t>
      </w:r>
      <w:proofErr w:type="spellEnd"/>
      <w:ins w:id="56" w:author="Kelly Sutherland [2]" w:date="2024-11-08T09:43:00Z">
        <w:r w:rsidR="00812E77">
          <w:t xml:space="preserve"> (guts)</w:t>
        </w:r>
      </w:ins>
      <w:ins w:id="57" w:author="Kelly Sutherland [2]" w:date="2024-11-13T14:45:00Z">
        <w:r w:rsidR="001344A7" w:rsidRPr="008B0D0A">
          <w:t xml:space="preserve"> </w:t>
        </w:r>
      </w:ins>
      <w:r w:rsidR="001344A7">
        <w:t>while</w:t>
      </w:r>
      <w:r w:rsidR="001344A7" w:rsidRPr="008B0D0A">
        <w:t xml:space="preserve"> the open circle </w:t>
      </w:r>
      <w:r w:rsidR="001344A7">
        <w:t>represent</w:t>
      </w:r>
      <w:r w:rsidR="001344A7" w:rsidRPr="008B0D0A">
        <w:t xml:space="preserve"> siphons.</w:t>
      </w:r>
      <w:r w:rsidR="0092441F">
        <w:t xml:space="preserve"> </w:t>
      </w:r>
      <w:r w:rsidR="00444C37">
        <w:t xml:space="preserve">Black </w:t>
      </w:r>
      <w:r w:rsidR="00D907F5">
        <w:t xml:space="preserve">straight </w:t>
      </w:r>
      <w:r w:rsidR="00444C37">
        <w:t>lines</w:t>
      </w:r>
      <w:r w:rsidR="00D907F5">
        <w:t xml:space="preserve"> inside the zooids</w:t>
      </w:r>
      <w:r w:rsidR="00444C37">
        <w:t xml:space="preserve"> indicate gill bars while gray </w:t>
      </w:r>
      <w:r w:rsidR="00D907F5">
        <w:t xml:space="preserve">straight </w:t>
      </w:r>
      <w:r w:rsidR="00444C37">
        <w:t>lines represent endostyles.</w:t>
      </w:r>
    </w:p>
    <w:p w14:paraId="305010E6" w14:textId="77777777" w:rsidR="0094247D" w:rsidRDefault="0094247D" w:rsidP="008B0D0A">
      <w:pPr>
        <w:spacing w:line="360" w:lineRule="auto"/>
        <w:jc w:val="both"/>
      </w:pPr>
    </w:p>
    <w:p w14:paraId="44663F96" w14:textId="68091ED5" w:rsidR="00873E8A" w:rsidRDefault="00873E8A" w:rsidP="00873E8A">
      <w:pPr>
        <w:spacing w:line="360" w:lineRule="auto"/>
        <w:ind w:firstLine="720"/>
        <w:jc w:val="both"/>
        <w:rPr>
          <w:ins w:id="58" w:author="Kelly Sutherland [2]" w:date="2024-11-26T13:34:00Z"/>
        </w:rPr>
      </w:pPr>
      <w:ins w:id="59" w:author="Kelly Sutherland [2]" w:date="2024-11-26T13:33:00Z">
        <w:r>
          <w:t xml:space="preserve">Linearity of colonies, as well as zooid size and pulsation rates, are </w:t>
        </w:r>
      </w:ins>
      <w:ins w:id="60" w:author="Kelly Sutherland [2]" w:date="2024-11-26T13:34:00Z">
        <w:r>
          <w:t xml:space="preserve">additional factors that could influence swimming performance. </w:t>
        </w:r>
      </w:ins>
      <w:ins w:id="61" w:author="Kelly Sutherland [2]" w:date="2024-11-26T13:33:00Z">
        <w:r>
          <w:t xml:space="preserve"> </w:t>
        </w:r>
      </w:ins>
      <w:r w:rsidR="0094247D">
        <w:t xml:space="preserve">The degree of linearity in a colony can be expressed as the degree of parallelism between the zooids and the elongation axis of the </w:t>
      </w:r>
      <w:r w:rsidR="00191234">
        <w:t>colony (</w:t>
      </w:r>
      <w:r w:rsidR="00444C37">
        <w:t xml:space="preserve">Fig. </w:t>
      </w:r>
      <w:r w:rsidR="0094247D">
        <w:t>2</w:t>
      </w:r>
      <w:r w:rsidR="00191234">
        <w:t>)</w:t>
      </w:r>
      <w:r w:rsidR="0094247D">
        <w:t xml:space="preserve">. This angle is determined by the degree of developmental dorsoventral zooid rotation, which can span from 90°, in transversal chains with no rotation, to 0° (perfect linearity), in some linear chains such as those from the species </w:t>
      </w:r>
      <w:proofErr w:type="spellStart"/>
      <w:r w:rsidR="0094247D">
        <w:rPr>
          <w:i/>
        </w:rPr>
        <w:t>Soestia</w:t>
      </w:r>
      <w:proofErr w:type="spellEnd"/>
      <w:r w:rsidR="0094247D">
        <w:rPr>
          <w:i/>
        </w:rPr>
        <w:t xml:space="preserve"> </w:t>
      </w:r>
      <w:proofErr w:type="spellStart"/>
      <w:r w:rsidR="0094247D">
        <w:rPr>
          <w:i/>
        </w:rPr>
        <w:t>zonaria</w:t>
      </w:r>
      <w:proofErr w:type="spellEnd"/>
      <w:r w:rsidR="0094247D">
        <w:t xml:space="preserve"> (Damian-Serrano &amp; Sutherland, 2023). Strong reductions in the dorsoventral zooid rotation angle toward linear forms have evolved multiple times independently (Damian-Serrano et al. 2023), possibly due to adaptive advantages related to their swimming efficiency. </w:t>
      </w:r>
      <w:ins w:id="62" w:author="Kelly Sutherland [2]" w:date="2024-11-26T13:34:00Z">
        <w:r>
          <w:t>Body size predicts swimming velocity in many animals (Andersen et al. 2016), however colonies with multiple swimming units may circumvent this size-speed relationship by having multiple propellers. Pulsation rates may also influence swimming speed as has been shown in solitary salps (</w:t>
        </w:r>
        <w:proofErr w:type="spellStart"/>
        <w:r>
          <w:t>Madin</w:t>
        </w:r>
        <w:proofErr w:type="spellEnd"/>
        <w:r>
          <w:t xml:space="preserve"> 1990).  Pulsation by salps serves the dual role of locomotion</w:t>
        </w:r>
        <w:r w:rsidRPr="00CC7522">
          <w:t xml:space="preserve"> </w:t>
        </w:r>
        <w:r>
          <w:t>and filter feeding. The relationship between pulsation and speed might therefore be particularly relevant for species that undergo diel vertical migration (</w:t>
        </w:r>
        <w:proofErr w:type="spellStart"/>
        <w:r>
          <w:t>Madin</w:t>
        </w:r>
        <w:proofErr w:type="spellEnd"/>
        <w:r>
          <w:t xml:space="preserve"> et al. 1996) and in other species pulsation may serve to maximize filtration rates. Considering the tradeoffs between </w:t>
        </w:r>
        <w:r>
          <w:lastRenderedPageBreak/>
          <w:t xml:space="preserve">swimming and filtering, the eco-evolutionary relevance of swimming speed, and the hydrodynamic efficiency </w:t>
        </w:r>
      </w:ins>
      <w:ins w:id="63" w:author="Kelly Sutherland [2]" w:date="2024-11-26T13:53:00Z">
        <w:r w:rsidR="006D1EE7">
          <w:t>likely</w:t>
        </w:r>
      </w:ins>
      <w:ins w:id="64" w:author="Kelly Sutherland [2]" w:date="2024-11-26T13:34:00Z">
        <w:r>
          <w:t xml:space="preserve"> var</w:t>
        </w:r>
      </w:ins>
      <w:ins w:id="65" w:author="Kelly Sutherland [2]" w:date="2024-11-26T13:53:00Z">
        <w:r w:rsidR="006D1EE7">
          <w:t>ies</w:t>
        </w:r>
      </w:ins>
      <w:ins w:id="66" w:author="Kelly Sutherland [2]" w:date="2024-11-26T13:34:00Z">
        <w:r>
          <w:t xml:space="preserve"> between species (Damian-Serrano et al. 2023).</w:t>
        </w:r>
      </w:ins>
    </w:p>
    <w:p w14:paraId="0D847F02" w14:textId="117A2153" w:rsidR="002320D6" w:rsidRDefault="0094247D" w:rsidP="005E42F4">
      <w:pPr>
        <w:spacing w:line="360" w:lineRule="auto"/>
        <w:ind w:firstLine="720"/>
        <w:jc w:val="both"/>
      </w:pPr>
      <w:del w:id="67" w:author="Kelly Sutherland [2]" w:date="2024-11-08T09:40:00Z">
        <w:r w:rsidDel="00812E77">
          <w:delText xml:space="preserve">Therefore, we further </w:delText>
        </w:r>
        <w:r w:rsidR="00015CE8" w:rsidDel="00812E77">
          <w:delText xml:space="preserve">predict </w:delText>
        </w:r>
        <w:r w:rsidDel="00812E77">
          <w:delText>that swimming speed is faster in species with lower dorsoventral zooid rotation angle.</w:delText>
        </w:r>
      </w:del>
    </w:p>
    <w:p w14:paraId="29AE7F6F" w14:textId="77777777" w:rsidR="0094247D" w:rsidRDefault="0094247D" w:rsidP="008B0D0A">
      <w:pPr>
        <w:spacing w:line="360" w:lineRule="auto"/>
        <w:jc w:val="both"/>
      </w:pPr>
    </w:p>
    <w:p w14:paraId="1A3064AA" w14:textId="4B6C128F" w:rsidR="0094247D" w:rsidRDefault="0094247D" w:rsidP="005E42F4">
      <w:pPr>
        <w:spacing w:line="360" w:lineRule="auto"/>
        <w:ind w:firstLine="720"/>
        <w:jc w:val="both"/>
      </w:pPr>
      <w:r>
        <w:rPr>
          <w:noProof/>
          <w14:ligatures w14:val="standardContextual"/>
        </w:rPr>
        <w:drawing>
          <wp:inline distT="0" distB="0" distL="0" distR="0" wp14:anchorId="27CACFC0" wp14:editId="2A90D225">
            <wp:extent cx="4546897" cy="2156545"/>
            <wp:effectExtent l="0" t="0" r="6350" b="0"/>
            <wp:docPr id="1388704823" name="Picture 2"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04823" name="Picture 2" descr="A diagram of a cel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50358" cy="2253045"/>
                    </a:xfrm>
                    <a:prstGeom prst="rect">
                      <a:avLst/>
                    </a:prstGeom>
                  </pic:spPr>
                </pic:pic>
              </a:graphicData>
            </a:graphic>
          </wp:inline>
        </w:drawing>
      </w:r>
    </w:p>
    <w:p w14:paraId="32F57E55" w14:textId="0D261652" w:rsidR="0094247D" w:rsidDel="005600C0" w:rsidRDefault="0094247D" w:rsidP="0094247D">
      <w:pPr>
        <w:spacing w:line="480" w:lineRule="auto"/>
        <w:jc w:val="both"/>
        <w:rPr>
          <w:del w:id="68" w:author="Alex Damian Serrano" w:date="2024-12-04T13:17:00Z" w16du:dateUtc="2024-12-04T12:17:00Z"/>
        </w:rPr>
      </w:pPr>
      <w:r>
        <w:t>Figure 2. Schematic of an oblique chain from the dorsoventral perspective showing the zooid and stolon axes and the zooid rotation angle (degree of linearity) relative to those axes. Black lines indicate gill bars</w:t>
      </w:r>
      <w:ins w:id="69" w:author="Kelly Sutherland [2]" w:date="2024-11-08T09:44:00Z">
        <w:r w:rsidR="00812E77">
          <w:t xml:space="preserve"> (mostly occluded by zooid</w:t>
        </w:r>
      </w:ins>
      <w:ins w:id="70" w:author="Kelly Sutherland [2]" w:date="2024-11-08T09:45:00Z">
        <w:r w:rsidR="00812E77">
          <w:t xml:space="preserve"> axis)</w:t>
        </w:r>
      </w:ins>
      <w:ins w:id="71" w:author="Kelly Sutherland [2]" w:date="2024-11-13T14:45:00Z">
        <w:r>
          <w:t xml:space="preserve"> </w:t>
        </w:r>
      </w:ins>
      <w:r>
        <w:t>while gray lines represent endostyles.</w:t>
      </w:r>
    </w:p>
    <w:p w14:paraId="0C10D6E3" w14:textId="77777777" w:rsidR="0094247D" w:rsidRDefault="0094247D" w:rsidP="005600C0">
      <w:pPr>
        <w:spacing w:line="480" w:lineRule="auto"/>
        <w:jc w:val="both"/>
        <w:pPrChange w:id="72" w:author="Alex Damian Serrano" w:date="2024-12-04T13:17:00Z" w16du:dateUtc="2024-12-04T12:17:00Z">
          <w:pPr>
            <w:spacing w:line="360" w:lineRule="auto"/>
            <w:ind w:firstLine="720"/>
            <w:jc w:val="both"/>
          </w:pPr>
        </w:pPrChange>
      </w:pPr>
    </w:p>
    <w:p w14:paraId="2F0917AA" w14:textId="1863E316" w:rsidR="002320D6" w:rsidDel="00873E8A" w:rsidRDefault="0094247D" w:rsidP="008B0D0A">
      <w:pPr>
        <w:spacing w:line="360" w:lineRule="auto"/>
        <w:ind w:firstLine="720"/>
        <w:jc w:val="both"/>
        <w:rPr>
          <w:del w:id="73" w:author="Kelly Sutherland [2]" w:date="2024-11-26T13:34:00Z"/>
        </w:rPr>
      </w:pPr>
      <w:del w:id="74" w:author="Kelly Sutherland [2]" w:date="2024-11-08T09:30:00Z">
        <w:r w:rsidDel="00B56E18">
          <w:delText>Madin (1990) found a linear relationship between swimming effort (pulsation rate) and swimming velocity in solitary zooids</w:delText>
        </w:r>
        <w:r w:rsidR="00015CE8" w:rsidDel="00B56E18">
          <w:delText xml:space="preserve"> and it is reasonable to expect</w:delText>
        </w:r>
        <w:r w:rsidDel="00B56E18">
          <w:delText xml:space="preserve"> this relationship in colonial zooids. While </w:delText>
        </w:r>
      </w:del>
      <w:del w:id="75" w:author="Kelly Sutherland [2]" w:date="2024-11-13T14:45:00Z">
        <w:r>
          <w:delText>body</w:delText>
        </w:r>
      </w:del>
      <w:del w:id="76" w:author="Kelly Sutherland [2]" w:date="2024-11-08T09:30:00Z">
        <w:r w:rsidDel="00B56E18">
          <w:delText>b</w:delText>
        </w:r>
      </w:del>
      <w:del w:id="77" w:author="Kelly Sutherland [2]" w:date="2024-11-26T13:34:00Z">
        <w:r w:rsidDel="00873E8A">
          <w:delText xml:space="preserve"> size predicts swimming velocity in many animals (</w:delText>
        </w:r>
      </w:del>
      <w:del w:id="78" w:author="Kelly Sutherland [2]" w:date="2024-11-08T09:30:00Z">
        <w:r w:rsidDel="00B56E18">
          <w:delText>Vogel 2008</w:delText>
        </w:r>
      </w:del>
      <w:del w:id="79" w:author="Kelly Sutherland [2]" w:date="2024-11-13T14:45:00Z">
        <w:r>
          <w:delText>),</w:delText>
        </w:r>
      </w:del>
      <w:del w:id="80" w:author="Kelly Sutherland [2]" w:date="2024-11-08T09:33:00Z">
        <w:r w:rsidDel="00B56E18">
          <w:delText>Madin (1990) did not find such a relationship in salp blastozooids or oozooids. Since a</w:delText>
        </w:r>
      </w:del>
      <w:del w:id="81" w:author="Kelly Sutherland [2]" w:date="2024-11-08T09:47:00Z">
        <w:r w:rsidDel="00812E77">
          <w:delText xml:space="preserve">synchronous-pulsating </w:delText>
        </w:r>
      </w:del>
      <w:del w:id="82" w:author="Kelly Sutherland [2]" w:date="2024-11-08T09:33:00Z">
        <w:r w:rsidDel="00B56E18">
          <w:delText xml:space="preserve">cruising </w:delText>
        </w:r>
      </w:del>
      <w:del w:id="83" w:author="Kelly Sutherland [2]" w:date="2024-11-08T09:47:00Z">
        <w:r w:rsidDel="00812E77">
          <w:delText>salp colonies overcome many of the acceleration issues that limit single-jetters (Sutherland &amp; Weihs 2017)</w:delText>
        </w:r>
      </w:del>
      <w:del w:id="84" w:author="Kelly Sutherland [2]" w:date="2024-11-08T09:36:00Z">
        <w:r w:rsidDel="00B56E18">
          <w:delText xml:space="preserve">, zooid (propeller) size </w:delText>
        </w:r>
        <w:r w:rsidR="00015CE8" w:rsidDel="00B56E18">
          <w:delText xml:space="preserve">may also </w:delText>
        </w:r>
        <w:r w:rsidDel="00B56E18">
          <w:delText>be predictive of swimming speed across species.</w:delText>
        </w:r>
      </w:del>
      <w:del w:id="85" w:author="Kelly Sutherland [2]" w:date="2024-11-08T09:47:00Z">
        <w:r w:rsidR="00191234" w:rsidDel="00812E77">
          <w:delText xml:space="preserve"> </w:delText>
        </w:r>
      </w:del>
      <w:del w:id="86" w:author="Kelly Sutherland [2]" w:date="2024-11-08T09:48:00Z">
        <w:r w:rsidR="00BA6DA0" w:rsidDel="00812E77">
          <w:delText xml:space="preserve">Salp zooids pump water as a means of </w:delText>
        </w:r>
      </w:del>
      <w:del w:id="87" w:author="Kelly Sutherland [2]" w:date="2024-11-08T09:53:00Z">
        <w:r w:rsidR="00BA6DA0" w:rsidDel="00CC7522">
          <w:delText xml:space="preserve">filter feeding </w:delText>
        </w:r>
      </w:del>
      <w:del w:id="88" w:author="Kelly Sutherland [2]" w:date="2024-11-08T09:52:00Z">
        <w:r w:rsidR="00BA6DA0" w:rsidDel="00CC7522">
          <w:delText>as well as</w:delText>
        </w:r>
      </w:del>
      <w:del w:id="89" w:author="Kelly Sutherland [2]" w:date="2024-11-08T09:53:00Z">
        <w:r w:rsidR="00BA6DA0" w:rsidDel="00CC7522">
          <w:delText xml:space="preserve"> </w:delText>
        </w:r>
      </w:del>
      <w:del w:id="90" w:author="Kelly Sutherland [2]" w:date="2024-11-08T09:49:00Z">
        <w:r w:rsidR="00BA6DA0" w:rsidDel="00812E77">
          <w:delText>to move in the water column</w:delText>
        </w:r>
      </w:del>
      <w:del w:id="91" w:author="Kelly Sutherland [2]" w:date="2024-11-13T14:45:00Z">
        <w:r w:rsidR="00BA6DA0">
          <w:delText>.</w:delText>
        </w:r>
      </w:del>
      <w:del w:id="92" w:author="Kelly Sutherland [2]" w:date="2024-11-26T13:34:00Z">
        <w:r w:rsidR="00BA6DA0" w:rsidDel="00873E8A">
          <w:delText xml:space="preserve"> </w:delText>
        </w:r>
      </w:del>
      <w:del w:id="93" w:author="Kelly Sutherland [2]" w:date="2024-11-08T09:49:00Z">
        <w:r w:rsidR="00BA6DA0" w:rsidDel="00812E77">
          <w:delText>The latter function</w:delText>
        </w:r>
      </w:del>
      <w:del w:id="94" w:author="Kelly Sutherland [2]" w:date="2024-11-26T13:34:00Z">
        <w:r w:rsidR="00BA6DA0" w:rsidDel="00873E8A">
          <w:delText xml:space="preserve"> </w:delText>
        </w:r>
      </w:del>
      <w:del w:id="95" w:author="Kelly Sutherland [2]" w:date="2024-11-08T09:49:00Z">
        <w:r w:rsidR="00BA6DA0" w:rsidDel="00812E77">
          <w:delText>is</w:delText>
        </w:r>
      </w:del>
      <w:del w:id="96" w:author="Kelly Sutherland [2]" w:date="2024-11-26T13:34:00Z">
        <w:r w:rsidR="00BA6DA0" w:rsidDel="00873E8A">
          <w:delText xml:space="preserve"> particularly relevant for species that undergo diel vertical migration</w:delText>
        </w:r>
      </w:del>
      <w:del w:id="97" w:author="Kelly Sutherland [2]" w:date="2024-11-08T09:49:00Z">
        <w:r w:rsidR="00BA6DA0" w:rsidDel="00812E77">
          <w:delText>, which not all species do</w:delText>
        </w:r>
      </w:del>
      <w:del w:id="98" w:author="Kelly Sutherland [2]" w:date="2024-11-26T13:34:00Z">
        <w:r w:rsidR="00BA6DA0" w:rsidDel="00873E8A">
          <w:delText xml:space="preserve"> (Madin et al. </w:delText>
        </w:r>
      </w:del>
      <w:del w:id="99" w:author="Kelly Sutherland [2]" w:date="2024-11-13T14:45:00Z">
        <w:r w:rsidR="00BA6DA0">
          <w:delText>1996). Therefore</w:delText>
        </w:r>
      </w:del>
      <w:del w:id="100" w:author="Kelly Sutherland [2]" w:date="2024-11-08T09:49:00Z">
        <w:r w:rsidR="00BA6DA0" w:rsidDel="00812E77">
          <w:delText>Therefore</w:delText>
        </w:r>
      </w:del>
      <w:del w:id="101" w:author="Kelly Sutherland [2]" w:date="2024-11-26T13:34:00Z">
        <w:r w:rsidR="00BA6DA0" w:rsidDel="00873E8A">
          <w:delText xml:space="preserve">, we expect the eco-evolutionary relevance of swimming </w:delText>
        </w:r>
        <w:r w:rsidR="006378CA" w:rsidDel="00873E8A">
          <w:delText>speed,</w:delText>
        </w:r>
        <w:r w:rsidR="00BA6DA0" w:rsidDel="00873E8A">
          <w:delText xml:space="preserve"> and the hydrodynamic efficiency may vary between species (Damian-Serrano et al. 2023).</w:delText>
        </w:r>
      </w:del>
    </w:p>
    <w:p w14:paraId="45668FC6" w14:textId="31847942" w:rsidR="002B19E4" w:rsidRDefault="0094247D" w:rsidP="008B0D0A">
      <w:pPr>
        <w:spacing w:line="360" w:lineRule="auto"/>
        <w:ind w:firstLine="720"/>
        <w:jc w:val="both"/>
      </w:pPr>
      <w:r>
        <w:t xml:space="preserve">The energetic costs of salp locomotion </w:t>
      </w:r>
      <w:del w:id="102" w:author="Kelly Sutherland [2]" w:date="2024-11-22T15:18:00Z">
        <w:r w:rsidDel="00F561F6">
          <w:delText>have been previously estimated using</w:delText>
        </w:r>
      </w:del>
      <w:ins w:id="103" w:author="Kelly Sutherland [2]" w:date="2024-11-22T15:18:00Z">
        <w:r w:rsidR="00F561F6">
          <w:t>from</w:t>
        </w:r>
      </w:ins>
      <w:r>
        <w:t xml:space="preserve"> mechanically estimated propulsive efficiency </w:t>
      </w:r>
      <w:ins w:id="104" w:author="Kelly Sutherland [2]" w:date="2024-11-22T15:18:00Z">
        <w:r w:rsidR="00F561F6">
          <w:t xml:space="preserve">suggest that </w:t>
        </w:r>
      </w:ins>
      <w:ins w:id="105" w:author="Kelly Sutherland [2]" w:date="2024-11-22T15:32:00Z">
        <w:r w:rsidR="00962C9A">
          <w:t xml:space="preserve">like other jet-propelled swimmers, </w:t>
        </w:r>
      </w:ins>
      <w:ins w:id="106" w:author="Kelly Sutherland [2]" w:date="2024-11-22T15:18:00Z">
        <w:r w:rsidR="00F561F6">
          <w:t>salps are hydro</w:t>
        </w:r>
      </w:ins>
      <w:ins w:id="107" w:author="Kelly Sutherland [2]" w:date="2024-11-22T15:21:00Z">
        <w:r w:rsidR="008C57D2">
          <w:t>dy</w:t>
        </w:r>
      </w:ins>
      <w:ins w:id="108" w:author="Kelly Sutherland [2]" w:date="2024-11-22T15:18:00Z">
        <w:r w:rsidR="00F561F6">
          <w:t xml:space="preserve">namically efficient </w:t>
        </w:r>
      </w:ins>
      <w:del w:id="109" w:author="Kelly Sutherland [2]" w:date="2024-11-22T15:17:00Z">
        <w:r w:rsidDel="00F561F6">
          <w:delText xml:space="preserve">as a proxy in three species </w:delText>
        </w:r>
      </w:del>
      <w:r>
        <w:t xml:space="preserve">(Sutherland &amp; </w:t>
      </w:r>
      <w:proofErr w:type="spellStart"/>
      <w:r>
        <w:t>Madin</w:t>
      </w:r>
      <w:proofErr w:type="spellEnd"/>
      <w:r>
        <w:t xml:space="preserve"> 2010, Gemmell et al. 2021</w:t>
      </w:r>
      <w:ins w:id="110" w:author="Kelly Sutherland [2]" w:date="2024-11-22T15:26:00Z">
        <w:r w:rsidR="00F93B48">
          <w:t xml:space="preserve">, </w:t>
        </w:r>
      </w:ins>
      <w:del w:id="111" w:author="Kelly Sutherland [2]" w:date="2024-11-22T15:17:00Z">
        <w:r w:rsidDel="00F561F6">
          <w:delText xml:space="preserve">) and with a direct comparison between swimming and anesthetized respiration rates in </w:delText>
        </w:r>
        <w:r w:rsidDel="00F561F6">
          <w:rPr>
            <w:i/>
          </w:rPr>
          <w:delText>Salpa fusiformis</w:delText>
        </w:r>
        <w:r w:rsidDel="00F561F6">
          <w:delText xml:space="preserve"> (</w:delText>
        </w:r>
      </w:del>
      <w:r>
        <w:t xml:space="preserve">Trueman et al. 1984). </w:t>
      </w:r>
      <w:del w:id="112" w:author="Kelly Sutherland [2]" w:date="2024-11-22T15:19:00Z">
        <w:r w:rsidDel="00F561F6">
          <w:delText>The m</w:delText>
        </w:r>
      </w:del>
      <w:ins w:id="113" w:author="Kelly Sutherland [2]" w:date="2024-11-22T15:19:00Z">
        <w:r w:rsidR="00F561F6">
          <w:t>The few m</w:t>
        </w:r>
      </w:ins>
      <w:r>
        <w:t xml:space="preserve">etabolic </w:t>
      </w:r>
      <w:ins w:id="114" w:author="Kelly Sutherland [2]" w:date="2024-11-22T15:19:00Z">
        <w:r w:rsidR="00F561F6">
          <w:t>measurements</w:t>
        </w:r>
      </w:ins>
      <w:ins w:id="115" w:author="Kelly Sutherland [2]" w:date="2024-11-22T15:25:00Z">
        <w:r w:rsidR="00F93B48">
          <w:t xml:space="preserve"> of swimming salps</w:t>
        </w:r>
      </w:ins>
      <w:ins w:id="116" w:author="Kelly Sutherland [2]" w:date="2024-11-22T15:19:00Z">
        <w:r w:rsidR="00F561F6">
          <w:t xml:space="preserve"> </w:t>
        </w:r>
      </w:ins>
      <w:del w:id="117" w:author="Kelly Sutherland [2]" w:date="2024-11-22T15:19:00Z">
        <w:r w:rsidDel="00F561F6">
          <w:delText xml:space="preserve">demands of salp colonies have been estimated for a few species of salps in context with other gelatinous zooplankton (Biggs 1977, Schneider 1992, Mayzaud et al. 2005, Trueblood 2019), </w:delText>
        </w:r>
      </w:del>
      <w:r>
        <w:t>show</w:t>
      </w:r>
      <w:del w:id="118" w:author="Kelly Sutherland [2]" w:date="2024-11-22T15:19:00Z">
        <w:r w:rsidDel="00F561F6">
          <w:delText>ing</w:delText>
        </w:r>
      </w:del>
      <w:r>
        <w:t xml:space="preserve"> that</w:t>
      </w:r>
      <w:ins w:id="119" w:author="Kelly Sutherland [2]" w:date="2024-11-22T15:25:00Z">
        <w:r w:rsidR="00F93B48" w:rsidRPr="00F93B48">
          <w:t xml:space="preserve"> </w:t>
        </w:r>
        <w:r w:rsidR="00F93B48">
          <w:t>more active species</w:t>
        </w:r>
      </w:ins>
      <w:ins w:id="120" w:author="Kelly Sutherland [2]" w:date="2024-11-22T15:26:00Z">
        <w:r w:rsidR="00F93B48">
          <w:t>--</w:t>
        </w:r>
      </w:ins>
      <w:ins w:id="121" w:author="Kelly Sutherland [2]" w:date="2024-11-22T15:25:00Z">
        <w:r w:rsidR="00F93B48">
          <w:t xml:space="preserve"> in terms of swimming speed and pulsation rates</w:t>
        </w:r>
      </w:ins>
      <w:ins w:id="122" w:author="Kelly Sutherland [2]" w:date="2024-11-22T15:26:00Z">
        <w:r w:rsidR="00F93B48">
          <w:t>--</w:t>
        </w:r>
      </w:ins>
      <w:ins w:id="123" w:author="Kelly Sutherland [2]" w:date="2024-11-22T15:25:00Z">
        <w:r w:rsidR="00F93B48">
          <w:t xml:space="preserve"> have the highest respiration rates (</w:t>
        </w:r>
        <w:proofErr w:type="spellStart"/>
        <w:r w:rsidR="00F93B48">
          <w:t>Cetta</w:t>
        </w:r>
        <w:proofErr w:type="spellEnd"/>
        <w:r w:rsidR="00F93B48">
          <w:t xml:space="preserve"> et al. 1986) and that</w:t>
        </w:r>
      </w:ins>
      <w:r>
        <w:t xml:space="preserve"> salps have </w:t>
      </w:r>
      <w:del w:id="124" w:author="Kelly Sutherland [2]" w:date="2024-11-22T15:26:00Z">
        <w:r w:rsidDel="00F93B48">
          <w:delText xml:space="preserve">a </w:delText>
        </w:r>
      </w:del>
      <w:del w:id="125" w:author="Kelly Sutherland [2]" w:date="2024-11-22T15:19:00Z">
        <w:r w:rsidDel="00F561F6">
          <w:delText xml:space="preserve">relatively </w:delText>
        </w:r>
      </w:del>
      <w:r>
        <w:t>higher respiration rate</w:t>
      </w:r>
      <w:ins w:id="126" w:author="Kelly Sutherland [2]" w:date="2024-11-22T15:26:00Z">
        <w:r w:rsidR="00F93B48">
          <w:t>s</w:t>
        </w:r>
      </w:ins>
      <w:r>
        <w:t xml:space="preserve"> than other gelatinous taxa</w:t>
      </w:r>
      <w:ins w:id="127" w:author="Kelly Sutherland [2]" w:date="2024-11-22T15:25:00Z">
        <w:r w:rsidR="00F93B48">
          <w:t xml:space="preserve"> </w:t>
        </w:r>
      </w:ins>
      <w:ins w:id="128" w:author="Kelly Sutherland [2]" w:date="2024-11-22T15:19:00Z">
        <w:r w:rsidR="00F561F6">
          <w:t xml:space="preserve">(Biggs 1977, Schneider 1992, </w:t>
        </w:r>
        <w:proofErr w:type="spellStart"/>
        <w:r w:rsidR="00F561F6">
          <w:t>Mayzaud</w:t>
        </w:r>
        <w:proofErr w:type="spellEnd"/>
        <w:r w:rsidR="00F561F6">
          <w:t xml:space="preserve"> et al. 2005, Trueblood 2019)</w:t>
        </w:r>
      </w:ins>
      <w:ins w:id="129" w:author="Kelly Sutherland [2]" w:date="2024-11-22T15:25:00Z">
        <w:r w:rsidR="00F93B48">
          <w:t>.</w:t>
        </w:r>
      </w:ins>
      <w:ins w:id="130" w:author="Kelly Sutherland [2]" w:date="2024-11-22T15:20:00Z">
        <w:r w:rsidR="00F561F6">
          <w:t xml:space="preserve"> </w:t>
        </w:r>
      </w:ins>
      <w:del w:id="131" w:author="Kelly Sutherland [2]" w:date="2024-11-22T15:20:00Z">
        <w:r w:rsidDel="00F561F6">
          <w:delText>. Cetta et al. (1986) compared the respiration rates across salp species to their pulsation rate and swimming speeds, revealing that</w:delText>
        </w:r>
      </w:del>
      <w:del w:id="132" w:author="Kelly Sutherland [2]" w:date="2024-11-22T15:21:00Z">
        <w:r w:rsidDel="00F561F6">
          <w:delText xml:space="preserve"> </w:delText>
        </w:r>
      </w:del>
      <w:del w:id="133" w:author="Kelly Sutherland [2]" w:date="2024-11-22T15:25:00Z">
        <w:r w:rsidDel="00F93B48">
          <w:delText xml:space="preserve">more active species </w:delText>
        </w:r>
      </w:del>
      <w:del w:id="134" w:author="Kelly Sutherland [2]" w:date="2024-11-22T15:20:00Z">
        <w:r w:rsidDel="00F561F6">
          <w:delText xml:space="preserve">had higher </w:delText>
        </w:r>
      </w:del>
      <w:del w:id="135" w:author="Kelly Sutherland [2]" w:date="2024-11-22T15:25:00Z">
        <w:r w:rsidDel="00F93B48">
          <w:delText xml:space="preserve">respiration rates. </w:delText>
        </w:r>
      </w:del>
      <w:r>
        <w:t xml:space="preserve">However, the specific costs incurred by their swimming activity and their relationship to swimming speed have never been examined across the diversity of salp species. </w:t>
      </w:r>
      <w:del w:id="136" w:author="Kelly Sutherland [2]" w:date="2024-11-08T10:03:00Z">
        <w:r w:rsidDel="00F15B59">
          <w:delText xml:space="preserve">We </w:delText>
        </w:r>
        <w:r w:rsidR="00015CE8" w:rsidDel="00F15B59">
          <w:delText xml:space="preserve">expect </w:delText>
        </w:r>
        <w:r w:rsidDel="00F15B59">
          <w:delText xml:space="preserve">that species with a higher overall pulsation rate invest more of their metabolic demands in swimming. </w:delText>
        </w:r>
      </w:del>
    </w:p>
    <w:p w14:paraId="0ADDA77B" w14:textId="2E232D76" w:rsidR="002320D6" w:rsidDel="00F15B59" w:rsidRDefault="002B19E4" w:rsidP="008B0D0A">
      <w:pPr>
        <w:spacing w:line="360" w:lineRule="auto"/>
        <w:ind w:firstLine="720"/>
        <w:jc w:val="both"/>
        <w:rPr>
          <w:del w:id="137" w:author="Kelly Sutherland [2]" w:date="2024-11-08T10:04:00Z"/>
        </w:rPr>
      </w:pPr>
      <w:del w:id="138" w:author="Kelly Sutherland [2]" w:date="2024-11-08T10:04:00Z">
        <w:r w:rsidDel="00F15B59">
          <w:delText xml:space="preserve">In some single-jetters, swimming speed can be </w:delText>
        </w:r>
        <w:r w:rsidR="00952197" w:rsidDel="00F15B59">
          <w:delText xml:space="preserve">directly </w:delText>
        </w:r>
        <w:r w:rsidDel="00F15B59">
          <w:delText xml:space="preserve">proportional to </w:delText>
        </w:r>
        <w:r w:rsidR="000930CA" w:rsidDel="00F15B59">
          <w:delText xml:space="preserve">the </w:delText>
        </w:r>
        <w:r w:rsidDel="00F15B59">
          <w:delText xml:space="preserve">cost of transport (Bi &amp; Zhu 2019) due to a highly inefficient refill phase in the jetting cycle which requires costly acceleration forces to reach high swimming speeds. </w:delText>
        </w:r>
        <w:r w:rsidR="00260C1F" w:rsidDel="00F15B59">
          <w:delText>Since salps are also jet-propelled swimmers, faster-swimming salps</w:delText>
        </w:r>
        <w:r w:rsidDel="00F15B59">
          <w:delText xml:space="preserve"> </w:delText>
        </w:r>
        <w:r w:rsidR="00015CE8" w:rsidDel="00F15B59">
          <w:delText>may</w:delText>
        </w:r>
        <w:r w:rsidR="00260C1F" w:rsidDel="00F15B59">
          <w:delText xml:space="preserve"> incur higher costs of transport than their slower counterparts.</w:delText>
        </w:r>
      </w:del>
    </w:p>
    <w:p w14:paraId="5CCF4C63" w14:textId="1FDDFF8B" w:rsidR="002320D6" w:rsidRDefault="0094247D">
      <w:pPr>
        <w:spacing w:line="360" w:lineRule="auto"/>
        <w:ind w:firstLine="720"/>
        <w:jc w:val="both"/>
      </w:pPr>
      <w:bookmarkStart w:id="139" w:name="_Hlk183178215"/>
      <w:r>
        <w:t xml:space="preserve">In this study, we compare </w:t>
      </w:r>
      <w:del w:id="140" w:author="Kelly Sutherland [2]" w:date="2024-11-08T10:04:00Z">
        <w:r w:rsidDel="00F15B59">
          <w:delText xml:space="preserve">the </w:delText>
        </w:r>
      </w:del>
      <w:r>
        <w:t xml:space="preserve">swimming speeds across 17 salp species and </w:t>
      </w:r>
      <w:del w:id="141" w:author="Kelly Sutherland [2]" w:date="2024-11-08T10:04:00Z">
        <w:r w:rsidDel="00F15B59">
          <w:delText xml:space="preserve">the </w:delText>
        </w:r>
      </w:del>
      <w:r>
        <w:t xml:space="preserve">energetic costs of swimming across 15 species, encompassing all </w:t>
      </w:r>
      <w:del w:id="142" w:author="Kelly Sutherland [2]" w:date="2024-11-08T10:05:00Z">
        <w:r w:rsidDel="00F15B59">
          <w:delText xml:space="preserve">six </w:delText>
        </w:r>
      </w:del>
      <w:ins w:id="143" w:author="Kelly Sutherland [2]" w:date="2024-11-08T10:05:00Z">
        <w:r w:rsidR="00F15B59">
          <w:t xml:space="preserve">seven </w:t>
        </w:r>
      </w:ins>
      <w:del w:id="144" w:author="Kelly Sutherland [2]" w:date="2024-11-22T14:25:00Z">
        <w:r w:rsidDel="0075183F">
          <w:delText xml:space="preserve">different </w:delText>
        </w:r>
      </w:del>
      <w:ins w:id="145" w:author="Kelly Sutherland [2]" w:date="2024-11-22T14:25:00Z">
        <w:r w:rsidR="0075183F">
          <w:t xml:space="preserve">known </w:t>
        </w:r>
      </w:ins>
      <w:r>
        <w:t>salp colony architectures</w:t>
      </w:r>
      <w:r w:rsidR="00B10C6E">
        <w:t xml:space="preserve"> </w:t>
      </w:r>
      <w:bookmarkEnd w:id="139"/>
      <w:r w:rsidR="00B10C6E">
        <w:t>(</w:t>
      </w:r>
      <w:ins w:id="146" w:author="Kelly Sutherland [2]" w:date="2024-11-08T10:05:00Z">
        <w:r w:rsidR="00F15B59">
          <w:t xml:space="preserve">Fig. 1, </w:t>
        </w:r>
      </w:ins>
      <w:r w:rsidR="00B10C6E">
        <w:t>Table S</w:t>
      </w:r>
      <w:r w:rsidR="005354DA">
        <w:t>1</w:t>
      </w:r>
      <w:r w:rsidR="00B10C6E">
        <w:t>)</w:t>
      </w:r>
      <w:r>
        <w:t xml:space="preserve">. </w:t>
      </w:r>
      <w:bookmarkStart w:id="147" w:name="_Hlk182562333"/>
      <w:r>
        <w:t xml:space="preserve">In addition, </w:t>
      </w:r>
      <w:bookmarkStart w:id="148" w:name="_Hlk182562373"/>
      <w:r>
        <w:t xml:space="preserve">we investigate how swimming speed varies with the number of propeller zooids and </w:t>
      </w:r>
      <w:del w:id="149" w:author="Kelly Sutherland [2]" w:date="2024-11-15T11:24:00Z">
        <w:r w:rsidDel="0019387A">
          <w:delText xml:space="preserve">evaluate whether </w:delText>
        </w:r>
      </w:del>
      <w:r>
        <w:t xml:space="preserve">differences in frontal area scaling </w:t>
      </w:r>
      <w:del w:id="150" w:author="Kelly Sutherland [2]" w:date="2024-11-15T11:24:00Z">
        <w:r w:rsidDel="00594211">
          <w:delText xml:space="preserve">drive disparities </w:delText>
        </w:r>
      </w:del>
      <w:r>
        <w:t>between colonial architectures</w:t>
      </w:r>
      <w:bookmarkEnd w:id="148"/>
      <w:r>
        <w:t xml:space="preserve">. </w:t>
      </w:r>
      <w:bookmarkEnd w:id="147"/>
      <w:r>
        <w:t xml:space="preserve">Finally, </w:t>
      </w:r>
      <w:bookmarkStart w:id="151" w:name="_Hlk184112646"/>
      <w:r>
        <w:t xml:space="preserve">we </w:t>
      </w:r>
      <w:del w:id="152" w:author="Kelly Sutherland" w:date="2024-12-03T10:00:00Z">
        <w:r w:rsidDel="007C421B">
          <w:delText>assess how</w:delText>
        </w:r>
      </w:del>
      <w:ins w:id="153" w:author="Kelly Sutherland" w:date="2024-12-03T10:00:00Z">
        <w:r w:rsidR="007C421B">
          <w:t>compare</w:t>
        </w:r>
      </w:ins>
      <w:r>
        <w:t xml:space="preserve"> </w:t>
      </w:r>
      <w:del w:id="154" w:author="Kelly Sutherland" w:date="2024-12-03T10:01:00Z">
        <w:r w:rsidDel="007C421B">
          <w:delText xml:space="preserve">the </w:delText>
        </w:r>
      </w:del>
      <w:r>
        <w:t xml:space="preserve">cost of transport </w:t>
      </w:r>
      <w:ins w:id="155" w:author="Kelly Sutherland" w:date="2024-12-03T10:00:00Z">
        <w:r w:rsidR="007C421B">
          <w:t>(COT)</w:t>
        </w:r>
      </w:ins>
      <w:del w:id="156" w:author="Kelly Sutherland" w:date="2024-12-03T10:01:00Z">
        <w:r w:rsidDel="007C421B">
          <w:delText>of</w:delText>
        </w:r>
      </w:del>
      <w:ins w:id="157" w:author="Kelly Sutherland" w:date="2024-12-03T10:01:00Z">
        <w:r w:rsidR="007C421B">
          <w:t xml:space="preserve"> </w:t>
        </w:r>
      </w:ins>
      <w:del w:id="158" w:author="Kelly Sutherland" w:date="2024-12-03T10:01:00Z">
        <w:r w:rsidDel="007C421B">
          <w:delText xml:space="preserve"> </w:delText>
        </w:r>
      </w:del>
      <w:del w:id="159" w:author="Kelly Sutherland" w:date="2024-12-03T10:00:00Z">
        <w:r w:rsidDel="007C421B">
          <w:delText>salp colony swimming varies between</w:delText>
        </w:r>
      </w:del>
      <w:ins w:id="160" w:author="Kelly Sutherland" w:date="2024-12-03T10:00:00Z">
        <w:r w:rsidR="007C421B">
          <w:t>across</w:t>
        </w:r>
      </w:ins>
      <w:ins w:id="161" w:author="Kelly Sutherland" w:date="2024-12-03T10:01:00Z">
        <w:r w:rsidR="007C421B">
          <w:t xml:space="preserve"> salp</w:t>
        </w:r>
      </w:ins>
      <w:r>
        <w:t xml:space="preserve"> species</w:t>
      </w:r>
      <w:del w:id="162" w:author="Alex Damian Serrano" w:date="2024-12-04T13:18:00Z" w16du:dateUtc="2024-12-04T12:18:00Z">
        <w:r w:rsidDel="005600C0">
          <w:delText>,</w:delText>
        </w:r>
      </w:del>
      <w:r>
        <w:t xml:space="preserve"> </w:t>
      </w:r>
      <w:del w:id="163" w:author="Kelly Sutherland" w:date="2024-12-03T10:00:00Z">
        <w:r w:rsidDel="007C421B">
          <w:delText xml:space="preserve">as well as how </w:delText>
        </w:r>
        <w:r w:rsidR="000930CA" w:rsidDel="007C421B">
          <w:delText>it</w:delText>
        </w:r>
      </w:del>
      <w:ins w:id="164" w:author="Kelly Sutherland" w:date="2024-12-03T10:00:00Z">
        <w:r w:rsidR="007C421B">
          <w:t>and assess how COT</w:t>
        </w:r>
      </w:ins>
      <w:r>
        <w:t xml:space="preserve"> scales with swimming speed and </w:t>
      </w:r>
      <w:r w:rsidR="000930CA">
        <w:t xml:space="preserve">pulsation </w:t>
      </w:r>
      <w:r>
        <w:t>effort.</w:t>
      </w:r>
    </w:p>
    <w:bookmarkEnd w:id="151"/>
    <w:p w14:paraId="7F43DCF4" w14:textId="77777777" w:rsidR="009D5576" w:rsidRDefault="009D5576" w:rsidP="008B0D0A">
      <w:pPr>
        <w:spacing w:line="360" w:lineRule="auto"/>
        <w:ind w:firstLine="720"/>
        <w:jc w:val="both"/>
      </w:pPr>
    </w:p>
    <w:p w14:paraId="327F7C8E" w14:textId="154DF6B6" w:rsidR="002320D6" w:rsidRDefault="0094247D" w:rsidP="008B0D0A">
      <w:pPr>
        <w:spacing w:line="360" w:lineRule="auto"/>
        <w:jc w:val="both"/>
      </w:pPr>
      <w:r>
        <w:rPr>
          <w:b/>
        </w:rPr>
        <w:t>M</w:t>
      </w:r>
      <w:r w:rsidR="00253173">
        <w:rPr>
          <w:b/>
        </w:rPr>
        <w:t>aterials and M</w:t>
      </w:r>
      <w:r>
        <w:rPr>
          <w:b/>
        </w:rPr>
        <w:t>ethods</w:t>
      </w:r>
    </w:p>
    <w:p w14:paraId="71C50997" w14:textId="267A37C2" w:rsidR="00CC6134" w:rsidRDefault="0094247D" w:rsidP="008B0D0A">
      <w:pPr>
        <w:spacing w:line="360" w:lineRule="auto"/>
        <w:ind w:firstLine="720"/>
        <w:jc w:val="both"/>
      </w:pPr>
      <w:r>
        <w:rPr>
          <w:i/>
        </w:rPr>
        <w:lastRenderedPageBreak/>
        <w:t>Fieldwork</w:t>
      </w:r>
      <w:r>
        <w:t xml:space="preserve"> – We observed salps via </w:t>
      </w:r>
      <w:ins w:id="165" w:author="Kelly Sutherland" w:date="2024-12-03T10:11:00Z">
        <w:r w:rsidR="00460633">
          <w:t xml:space="preserve">48 </w:t>
        </w:r>
      </w:ins>
      <w:proofErr w:type="spellStart"/>
      <w:r>
        <w:t>bluewater</w:t>
      </w:r>
      <w:proofErr w:type="spellEnd"/>
      <w:r>
        <w:t xml:space="preserve"> SCUBA di</w:t>
      </w:r>
      <w:ins w:id="166" w:author="Kelly Sutherland" w:date="2024-12-03T10:11:00Z">
        <w:r w:rsidR="00460633">
          <w:t>ves</w:t>
        </w:r>
      </w:ins>
      <w:del w:id="167" w:author="Kelly Sutherland" w:date="2024-12-03T10:11:00Z">
        <w:r w:rsidDel="00460633">
          <w:delText>ving</w:delText>
        </w:r>
      </w:del>
      <w:r>
        <w:t xml:space="preserve"> (Haddock &amp; Heine, 2005) from a small vessel off the coast of Kailua-Kona (Hawai’i Big Island, 19°42'38.7" N 156°06'15.8" W), over 2000 m of offshore water</w:t>
      </w:r>
      <w:ins w:id="168" w:author="Kelly Sutherland" w:date="2024-12-03T10:13:00Z">
        <w:r w:rsidR="00460633">
          <w:t xml:space="preserve"> during September 2021, </w:t>
        </w:r>
      </w:ins>
      <w:ins w:id="169" w:author="Kelly Sutherland" w:date="2024-12-03T10:14:00Z">
        <w:r w:rsidR="00460633">
          <w:t>April 2022, September 2022 and May 2023</w:t>
        </w:r>
      </w:ins>
      <w:r>
        <w:t xml:space="preserve">. </w:t>
      </w:r>
      <w:ins w:id="170" w:author="Kelly Sutherland" w:date="2024-12-03T10:11:00Z">
        <w:r w:rsidR="00460633">
          <w:t>We spent a total of 42.2 hours (</w:t>
        </w:r>
      </w:ins>
      <w:ins w:id="171" w:author="Kelly Sutherland" w:date="2024-12-03T10:12:00Z">
        <w:r w:rsidR="00460633">
          <w:t>84.4 person hours</w:t>
        </w:r>
      </w:ins>
      <w:ins w:id="172" w:author="Kelly Sutherland" w:date="2024-12-03T10:15:00Z">
        <w:r w:rsidR="00460633">
          <w:t>: ADS &amp; KRS</w:t>
        </w:r>
      </w:ins>
      <w:ins w:id="173" w:author="Kelly Sutherland" w:date="2024-12-03T10:12:00Z">
        <w:r w:rsidR="00460633">
          <w:t>) collecting and imaging salp colonies.</w:t>
        </w:r>
        <w:del w:id="174" w:author="Alex Damian Serrano" w:date="2024-12-04T12:59:00Z" w16du:dateUtc="2024-12-04T11:59:00Z">
          <w:r w:rsidR="00460633" w:rsidDel="007D791D">
            <w:delText xml:space="preserve"> </w:delText>
          </w:r>
        </w:del>
        <w:r w:rsidR="00460633">
          <w:t xml:space="preserve"> </w:t>
        </w:r>
      </w:ins>
      <w:r>
        <w:t xml:space="preserve">Some dives were diurnal, where we collected most of the specimens of </w:t>
      </w:r>
      <w:r>
        <w:rPr>
          <w:i/>
        </w:rPr>
        <w:t>Iasis cylindrica</w:t>
      </w:r>
      <w:r>
        <w:t xml:space="preserve">, </w:t>
      </w:r>
      <w:r>
        <w:rPr>
          <w:i/>
        </w:rPr>
        <w:t>Cyclosalpa affinis</w:t>
      </w:r>
      <w:r>
        <w:t xml:space="preserve">, </w:t>
      </w:r>
      <w:r>
        <w:rPr>
          <w:i/>
        </w:rPr>
        <w:t xml:space="preserve">Cyclosalpa </w:t>
      </w:r>
      <w:proofErr w:type="spellStart"/>
      <w:r>
        <w:rPr>
          <w:i/>
        </w:rPr>
        <w:t>sewelli</w:t>
      </w:r>
      <w:proofErr w:type="spellEnd"/>
      <w:r>
        <w:t xml:space="preserve">, and </w:t>
      </w:r>
      <w:r>
        <w:rPr>
          <w:i/>
        </w:rPr>
        <w:t>Brooksia rostrata.</w:t>
      </w:r>
      <w:r>
        <w:t xml:space="preserve"> We observed and collected most specimens of other species during night dives (blackwater diving). We recorded in situ underwater videos of salp colonies swimming using a variety of cameras including</w:t>
      </w:r>
      <w:r w:rsidR="00CC6134">
        <w:t xml:space="preserve"> primarily</w:t>
      </w:r>
      <w:r>
        <w:t xml:space="preserve"> a</w:t>
      </w:r>
      <w:r w:rsidR="00CC6134">
        <w:t xml:space="preserve"> dark field</w:t>
      </w:r>
      <w:r>
        <w:t xml:space="preserve"> </w:t>
      </w:r>
      <w:proofErr w:type="spellStart"/>
      <w:r>
        <w:t>stereo</w:t>
      </w:r>
      <w:r w:rsidR="00CC6134">
        <w:t>videography</w:t>
      </w:r>
      <w:proofErr w:type="spellEnd"/>
      <w:r>
        <w:t xml:space="preserve"> system (Sutherland et al. </w:t>
      </w:r>
      <w:r w:rsidR="00C62A02">
        <w:t>2024</w:t>
      </w:r>
      <w:r>
        <w:t>), a</w:t>
      </w:r>
      <w:r w:rsidR="00CC6134">
        <w:t>s well as a</w:t>
      </w:r>
      <w:r>
        <w:t xml:space="preserve"> lightweight dual GoPro stereo system, a brightfield </w:t>
      </w:r>
      <w:r w:rsidR="00CC6134">
        <w:t xml:space="preserve">single-camera </w:t>
      </w:r>
      <w:r>
        <w:t xml:space="preserve">system (Colin et al. 2022), and a darkfield </w:t>
      </w:r>
      <w:r w:rsidR="00CC6134">
        <w:t>single-</w:t>
      </w:r>
      <w:r>
        <w:t>camera system.</w:t>
      </w:r>
      <w:r w:rsidR="00CC6134">
        <w:t xml:space="preserve"> The primary </w:t>
      </w:r>
      <w:proofErr w:type="spellStart"/>
      <w:r w:rsidR="00CC6134">
        <w:t>stereovideography</w:t>
      </w:r>
      <w:proofErr w:type="spellEnd"/>
      <w:r w:rsidR="00CC6134">
        <w:t xml:space="preserve"> system was comprised of two synchronized high-resolution cameras (Z Cam E2</w:t>
      </w:r>
      <w:ins w:id="175" w:author="Kelly Sutherland [2]" w:date="2024-11-15T15:15:00Z">
        <w:r w:rsidR="001F0784">
          <w:t>, Nan Shan, Shenzhen, China</w:t>
        </w:r>
      </w:ins>
      <w:r w:rsidR="00CC6134">
        <w:t xml:space="preserve"> and Sync Cable; 4K at 60 or 120 fps) with 17mm f/1.8 lenses (Olympus </w:t>
      </w:r>
      <w:proofErr w:type="spellStart"/>
      <w:proofErr w:type="gramStart"/>
      <w:r w:rsidR="00CC6134">
        <w:t>M.Zuiko</w:t>
      </w:r>
      <w:proofErr w:type="spellEnd"/>
      <w:proofErr w:type="gramEnd"/>
      <w:r w:rsidR="00CC6134">
        <w:t xml:space="preserve"> Digital) housed in custom aluminum housings (Sexton Company</w:t>
      </w:r>
      <w:ins w:id="176" w:author="Kelly Sutherland [2]" w:date="2024-11-15T15:17:00Z">
        <w:r w:rsidR="001B4D20">
          <w:t>, Salem, OR, USA</w:t>
        </w:r>
      </w:ins>
      <w:r w:rsidR="00CC6134">
        <w:t xml:space="preserve">). Each field of view was 23 x 42 mm and in-focus depth </w:t>
      </w:r>
      <w:proofErr w:type="gramStart"/>
      <w:r w:rsidR="002D0C1B">
        <w:t>was</w:t>
      </w:r>
      <w:proofErr w:type="gramEnd"/>
      <w:r w:rsidR="00CC6134">
        <w:t xml:space="preserve"> 20-25 mm. The image from the right-hand camera was viewed using an external monitor (Aquatica Digital</w:t>
      </w:r>
      <w:ins w:id="177" w:author="Kelly Sutherland [2]" w:date="2024-11-15T15:17:00Z">
        <w:r w:rsidR="001B4D20">
          <w:t>,</w:t>
        </w:r>
        <w:r w:rsidR="001B4D20" w:rsidRPr="001B4D20">
          <w:t xml:space="preserve"> </w:t>
        </w:r>
        <w:r w:rsidR="001B4D20">
          <w:t>Montreal, Quebec, Canada</w:t>
        </w:r>
      </w:ins>
      <w:r w:rsidR="00CC6134">
        <w:t>), and illumination was provided with two 10,000-lumen lights (</w:t>
      </w:r>
      <w:proofErr w:type="spellStart"/>
      <w:r w:rsidR="00CC6134">
        <w:t>Keldan</w:t>
      </w:r>
      <w:proofErr w:type="spellEnd"/>
      <w:ins w:id="178" w:author="Kelly Sutherland [2]" w:date="2024-11-15T15:18:00Z">
        <w:r w:rsidR="001B4D20">
          <w:t xml:space="preserve">, </w:t>
        </w:r>
      </w:ins>
      <w:proofErr w:type="spellStart"/>
      <w:ins w:id="179" w:author="Kelly Sutherland [2]" w:date="2024-11-15T15:19:00Z">
        <w:r w:rsidR="001B4D20">
          <w:t>Bruegg</w:t>
        </w:r>
      </w:ins>
      <w:proofErr w:type="spellEnd"/>
      <w:ins w:id="180" w:author="Kelly Sutherland [2]" w:date="2024-11-15T15:18:00Z">
        <w:r w:rsidR="001B4D20">
          <w:t>, Switzerland</w:t>
        </w:r>
      </w:ins>
      <w:r w:rsidR="00CC6134">
        <w:t>). An L-shaped plastic framer helped the videographer position colonies in the field of view of both cameras. Before diving, the stereo system was calibrated in a swimming pool using a cube with reflective landmarks. Calibration images were processed using the CAL software package (</w:t>
      </w:r>
      <w:proofErr w:type="spellStart"/>
      <w:r w:rsidR="00CC6134">
        <w:t>SeaGIS</w:t>
      </w:r>
      <w:proofErr w:type="spellEnd"/>
      <w:r w:rsidR="00CC6134">
        <w:t xml:space="preserve"> measurement science</w:t>
      </w:r>
      <w:ins w:id="181" w:author="Kelly Sutherland [2]" w:date="2024-11-15T15:19:00Z">
        <w:r w:rsidR="001B4D20">
          <w:t xml:space="preserve">, </w:t>
        </w:r>
      </w:ins>
      <w:ins w:id="182" w:author="Kelly Sutherland [2]" w:date="2024-11-15T15:20:00Z">
        <w:r w:rsidR="001B4D20">
          <w:t xml:space="preserve">Bacchus Marsh, </w:t>
        </w:r>
      </w:ins>
      <w:ins w:id="183" w:author="Kelly Sutherland [2]" w:date="2024-11-15T15:19:00Z">
        <w:r w:rsidR="001B4D20">
          <w:t>Victoria, Australia</w:t>
        </w:r>
      </w:ins>
      <w:r w:rsidR="00CC6134">
        <w:t>).</w:t>
      </w:r>
      <w:ins w:id="184" w:author="Kelly Sutherland [2]" w:date="2024-11-13T15:00:00Z">
        <w:r w:rsidR="00BA0032">
          <w:t xml:space="preserve">  Over the course of the study, we observed 241</w:t>
        </w:r>
      </w:ins>
      <w:ins w:id="185" w:author="Kelly Sutherland [2]" w:date="2024-11-13T15:01:00Z">
        <w:r w:rsidR="00BA0032">
          <w:t xml:space="preserve"> salp colonies</w:t>
        </w:r>
      </w:ins>
      <w:ins w:id="186" w:author="Kelly Sutherland [2]" w:date="2024-11-13T15:02:00Z">
        <w:r w:rsidR="00BA0032">
          <w:t xml:space="preserve"> (N) from 18 species</w:t>
        </w:r>
      </w:ins>
      <w:ins w:id="187" w:author="Kelly Sutherland [2]" w:date="2024-11-13T15:01:00Z">
        <w:r w:rsidR="00BA0032">
          <w:t xml:space="preserve"> and recorded 1,946 measurements</w:t>
        </w:r>
      </w:ins>
      <w:ins w:id="188" w:author="Kelly Sutherland [2]" w:date="2024-11-13T15:02:00Z">
        <w:r w:rsidR="00BA0032">
          <w:t xml:space="preserve"> (n)</w:t>
        </w:r>
      </w:ins>
      <w:ins w:id="189" w:author="Kelly Sutherland [2]" w:date="2024-11-13T15:03:00Z">
        <w:r w:rsidR="00BA0032">
          <w:t xml:space="preserve"> (Dataset1A, Table S1)</w:t>
        </w:r>
      </w:ins>
      <w:ins w:id="190" w:author="Kelly Sutherland [2]" w:date="2024-11-13T15:02:00Z">
        <w:r w:rsidR="00BA0032">
          <w:t>.</w:t>
        </w:r>
        <w:r w:rsidR="00BA0032" w:rsidRPr="00BA0032">
          <w:t xml:space="preserve"> </w:t>
        </w:r>
      </w:ins>
      <w:moveToRangeStart w:id="191" w:author="Kelly Sutherland [2]" w:date="2024-11-13T15:02:00Z" w:name="move182402563"/>
      <w:moveTo w:id="192" w:author="Kelly Sutherland [2]" w:date="2024-11-13T15:02:00Z">
        <w:del w:id="193" w:author="Kelly Sutherland [2]" w:date="2024-11-13T15:02:00Z">
          <w:r w:rsidR="00BA0032" w:rsidDel="00BA0032">
            <w:delText xml:space="preserve">From here on </w:delText>
          </w:r>
        </w:del>
      </w:moveTo>
      <w:ins w:id="194" w:author="Kelly Sutherland [2]" w:date="2024-11-13T15:02:00Z">
        <w:r w:rsidR="00BA0032">
          <w:t xml:space="preserve">Throughout the manuscript, </w:t>
        </w:r>
      </w:ins>
      <w:moveTo w:id="195" w:author="Kelly Sutherland [2]" w:date="2024-11-13T15:02:00Z">
        <w:r w:rsidR="00BA0032">
          <w:t xml:space="preserve">we </w:t>
        </w:r>
        <w:del w:id="196" w:author="Kelly Sutherland [2]" w:date="2024-11-13T15:02:00Z">
          <w:r w:rsidR="00BA0032" w:rsidDel="00BA0032">
            <w:delText xml:space="preserve">will </w:delText>
          </w:r>
        </w:del>
        <w:r w:rsidR="00BA0032">
          <w:t>refer to the number of specimens as N and the number of measurements as n.</w:t>
        </w:r>
      </w:moveTo>
      <w:moveToRangeEnd w:id="191"/>
    </w:p>
    <w:p w14:paraId="1DD51429" w14:textId="6CD7E4FE" w:rsidR="00556918" w:rsidRDefault="0094247D" w:rsidP="008B0D0A">
      <w:pPr>
        <w:spacing w:line="360" w:lineRule="auto"/>
        <w:ind w:firstLine="720"/>
        <w:jc w:val="both"/>
      </w:pPr>
      <w:r>
        <w:rPr>
          <w:i/>
        </w:rPr>
        <w:t>Measuring salp colony swimming speed</w:t>
      </w:r>
      <w:r>
        <w:t xml:space="preserve"> –</w:t>
      </w:r>
      <w:r w:rsidR="00B47FED">
        <w:t xml:space="preserve"> </w:t>
      </w:r>
      <w:r>
        <w:t>For most species, we collected and analyzed footage from multiple specimens (</w:t>
      </w:r>
      <w:r w:rsidR="005354DA">
        <w:t>Dataset1</w:t>
      </w:r>
      <w:r w:rsidR="001C168E">
        <w:t>A</w:t>
      </w:r>
      <w:r w:rsidR="005354DA">
        <w:t xml:space="preserve">, </w:t>
      </w:r>
      <w:r>
        <w:t>Table S1).</w:t>
      </w:r>
      <w:r w:rsidR="00B47FED">
        <w:t xml:space="preserve"> We analyzed the swimming behavior of salp colonies arranged in linear (six species, 64 specimens), bipinnate (three species, 17 specimens), whorl (three species, 10 specimens), cluster (two species, eight specimens), and transversal (one species, two specimens) architectures, with oblique and helical architectures represented by a single specimen.</w:t>
      </w:r>
      <w:ins w:id="197" w:author="Alex Damian Serrano" w:date="2024-11-11T14:53:00Z">
        <w:r>
          <w:t xml:space="preserve"> </w:t>
        </w:r>
      </w:ins>
      <w:moveFromRangeStart w:id="198" w:author="Kelly Sutherland [2]" w:date="2024-11-13T15:02:00Z" w:name="move182402563"/>
      <w:moveFrom w:id="199" w:author="Kelly Sutherland [2]" w:date="2024-11-13T15:02:00Z">
        <w:ins w:id="200" w:author="Alex Damian Serrano" w:date="2024-11-11T14:53:00Z">
          <w:r w:rsidR="00EF578B" w:rsidDel="00BA0032">
            <w:t>From he</w:t>
          </w:r>
        </w:ins>
        <w:ins w:id="201" w:author="Alex Damian Serrano" w:date="2024-11-11T14:54:00Z">
          <w:r w:rsidR="00EF578B" w:rsidDel="00BA0032">
            <w:t>re on we will refer to the number of specimens as N and the number of measurements as n.</w:t>
          </w:r>
        </w:ins>
        <w:ins w:id="202" w:author="Alex Damian Serrano" w:date="2024-11-13T14:45:00Z">
          <w:r w:rsidDel="00BA0032">
            <w:t xml:space="preserve"> </w:t>
          </w:r>
        </w:ins>
      </w:moveFrom>
      <w:moveFromRangeEnd w:id="198"/>
      <w:r>
        <w:t>We used a combination of spatially calibrated stereo video and 2D videos with a reference scale in the frame. From the stereo videos, we</w:t>
      </w:r>
      <w:r w:rsidR="0039741D">
        <w:t xml:space="preserve"> manually selected and</w:t>
      </w:r>
      <w:r>
        <w:t xml:space="preserve"> measured the</w:t>
      </w:r>
      <w:r w:rsidR="0039741D">
        <w:t xml:space="preserve"> relative</w:t>
      </w:r>
      <w:r>
        <w:t xml:space="preserve"> XYZ positions of salp </w:t>
      </w:r>
      <w:r w:rsidR="0039741D">
        <w:t xml:space="preserve">colony zooids </w:t>
      </w:r>
      <w:r>
        <w:t xml:space="preserve">in </w:t>
      </w:r>
      <w:proofErr w:type="spellStart"/>
      <w:r>
        <w:t>EventMeasure</w:t>
      </w:r>
      <w:proofErr w:type="spellEnd"/>
      <w:r>
        <w:t xml:space="preserve"> (</w:t>
      </w:r>
      <w:proofErr w:type="spellStart"/>
      <w:r>
        <w:t>SeaGIS</w:t>
      </w:r>
      <w:proofErr w:type="spellEnd"/>
      <w:r>
        <w:t xml:space="preserve">). We implemented a cutoff in the RMS (root mean squared) point error estimate of &lt; 2 mm.  </w:t>
      </w:r>
    </w:p>
    <w:p w14:paraId="4E1F1683" w14:textId="26BB6ED0" w:rsidR="002320D6" w:rsidRDefault="0094247D" w:rsidP="008B0D0A">
      <w:pPr>
        <w:spacing w:line="360" w:lineRule="auto"/>
        <w:ind w:firstLine="720"/>
        <w:jc w:val="both"/>
      </w:pPr>
      <w:r>
        <w:lastRenderedPageBreak/>
        <w:t>We complemented gaps in taxon sampling with archived 2D videos in the lab from previous expeditions to West Palm Beach (FL, USA) and the Pacific coast of Panama.</w:t>
      </w:r>
      <w:r w:rsidR="00556918">
        <w:t xml:space="preserve"> </w:t>
      </w:r>
      <w:r w:rsidR="00556918" w:rsidRPr="00556918">
        <w:t>T</w:t>
      </w:r>
      <w:r w:rsidR="00556918">
        <w:t>hese t</w:t>
      </w:r>
      <w:r w:rsidR="00556918" w:rsidRPr="00556918">
        <w:t>wo</w:t>
      </w:r>
      <w:r w:rsidR="00C62A02">
        <w:t>-</w:t>
      </w:r>
      <w:r w:rsidR="00556918" w:rsidRPr="00556918">
        <w:t xml:space="preserve">dimensional </w:t>
      </w:r>
      <w:r w:rsidR="00C62A02">
        <w:t xml:space="preserve">single-camera </w:t>
      </w:r>
      <w:r w:rsidR="00556918" w:rsidRPr="00556918">
        <w:t>videos were collected using a Sony FDR-AX700 4K Camcorder (3840x2160 pixels, 60-120 fps) with a Gates Underwater Housing</w:t>
      </w:r>
      <w:ins w:id="203" w:author="Kelly Sutherland [2]" w:date="2024-11-15T15:22:00Z">
        <w:r w:rsidR="001B4D20">
          <w:t xml:space="preserve"> (Poway, CA, USA)</w:t>
        </w:r>
      </w:ins>
      <w:r w:rsidR="00556918" w:rsidRPr="00556918">
        <w:t xml:space="preserve"> using brightfield illumination (Colin et al 2022) or darkfield illumination.</w:t>
      </w:r>
      <w:r>
        <w:t xml:space="preserve"> For these 2D videos, we used the FFMPEG plugin in ImageJ to</w:t>
      </w:r>
      <w:r w:rsidR="0039741D">
        <w:t xml:space="preserve"> manually select and</w:t>
      </w:r>
      <w:r>
        <w:t xml:space="preserve"> measure the</w:t>
      </w:r>
      <w:r w:rsidR="0039741D">
        <w:t xml:space="preserve"> relative</w:t>
      </w:r>
      <w:r>
        <w:t xml:space="preserve"> XY positions</w:t>
      </w:r>
      <w:r w:rsidR="0039741D">
        <w:t xml:space="preserve"> of salp zooids</w:t>
      </w:r>
      <w:r>
        <w:t xml:space="preserve"> in sequences where the colony was swimming horizontally within the focal plane. The colonies were assumed to be in the same plane as the scale bar so at same distance from the camera. However, in videos with a broad focal depth, this may not always had been the case, thus potentially introducing some measurement error. </w:t>
      </w:r>
      <w:del w:id="204" w:author="Kelly Sutherland [2]" w:date="2024-11-08T10:06:00Z">
        <w:r w:rsidDel="00F15B59">
          <w:delText>In addition, when loading the 2D videos in ImageJ, the virtual stack rendered a higher number of frames than those expected from the inherent frame rate. To address this, we calculated an operational frame rate for those videos dividing the number of ImageJ slices by the total duration.</w:delText>
        </w:r>
      </w:del>
    </w:p>
    <w:p w14:paraId="19AF8B44" w14:textId="1DD3EA62" w:rsidR="002320D6" w:rsidRDefault="0094247D" w:rsidP="008B0D0A">
      <w:pPr>
        <w:spacing w:line="360" w:lineRule="auto"/>
        <w:ind w:firstLine="720"/>
        <w:jc w:val="both"/>
      </w:pPr>
      <w:r>
        <w:t>We tracked</w:t>
      </w:r>
      <w:r w:rsidR="001344A7">
        <w:t xml:space="preserve"> and manually selected</w:t>
      </w:r>
      <w:r>
        <w:t xml:space="preserve"> the position of the first zooid’s viscera</w:t>
      </w:r>
      <w:r w:rsidR="0039741D">
        <w:t xml:space="preserve"> (using a contrast-based centering macro to mark the center point)</w:t>
      </w:r>
      <w:r>
        <w:t xml:space="preserve"> as well as the position of a reference particle in the water (methods described in Sutherland et al. </w:t>
      </w:r>
      <w:r w:rsidR="002D0C1B">
        <w:t>2024</w:t>
      </w:r>
      <w:r>
        <w:t>) in 10-30 frames across 50-500 frame windows spanning 2-4s of swimming</w:t>
      </w:r>
      <w:r w:rsidR="001344A7">
        <w:t xml:space="preserve"> on the synchronized left and right videos in </w:t>
      </w:r>
      <w:proofErr w:type="spellStart"/>
      <w:r w:rsidR="001344A7">
        <w:t>EventMeasure</w:t>
      </w:r>
      <w:proofErr w:type="spellEnd"/>
      <w:r>
        <w:t xml:space="preserve">. The reference particle was a non-swimming organism (such as a </w:t>
      </w:r>
      <w:proofErr w:type="spellStart"/>
      <w:r>
        <w:t>foraminiferan</w:t>
      </w:r>
      <w:proofErr w:type="spellEnd"/>
      <w:r>
        <w:t xml:space="preserve"> or radiolarian) or a non-living particle. In addition, we recorded the pulsation rates of the specimens measured by counting the number of times the atrial siphon contracted in a known period. For each analyzed frame, we calculated the horizontal x, vertical y, and depth z (in the case of the stereo video measurement files) components of the relative positions of the frontal zooid </w:t>
      </w:r>
      <w:r w:rsidR="001E746C">
        <w:t xml:space="preserve">to the reference particle </w:t>
      </w:r>
      <w:r>
        <w:t xml:space="preserve">as shown in Eq. 1. </w:t>
      </w:r>
    </w:p>
    <w:p w14:paraId="7E7E63DA" w14:textId="77777777" w:rsidR="002320D6" w:rsidRDefault="0094247D" w:rsidP="008B0D0A">
      <w:pPr>
        <w:spacing w:line="360" w:lineRule="auto"/>
        <w:ind w:firstLine="720"/>
        <w:jc w:val="both"/>
      </w:pPr>
      <w:r>
        <w:t>​​</w:t>
      </w:r>
    </w:p>
    <w:p w14:paraId="51C98C38" w14:textId="77777777" w:rsidR="002320D6" w:rsidRDefault="0094247D" w:rsidP="008B0D0A">
      <w:pPr>
        <w:spacing w:line="360" w:lineRule="auto"/>
        <w:ind w:firstLine="720"/>
        <w:jc w:val="both"/>
      </w:pPr>
      <m:oMath>
        <m:r>
          <w:rPr>
            <w:rFonts w:ascii="Cambria Math" w:hAnsi="Cambria Math"/>
          </w:rPr>
          <m:t>x</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x</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x</m:t>
        </m:r>
        <m:sSub>
          <m:sSubPr>
            <m:ctrlPr>
              <w:rPr>
                <w:rFonts w:ascii="Cambria Math" w:hAnsi="Cambria Math"/>
              </w:rPr>
            </m:ctrlPr>
          </m:sSubPr>
          <m:e/>
          <m:sub>
            <m:r>
              <w:rPr>
                <w:rFonts w:ascii="Cambria Math" w:hAnsi="Cambria Math"/>
              </w:rPr>
              <m:t>n particle</m:t>
            </m:r>
          </m:sub>
        </m:sSub>
      </m:oMath>
      <w:r>
        <w:t xml:space="preserve">  </w:t>
      </w:r>
    </w:p>
    <w:p w14:paraId="3C151B15" w14:textId="77777777" w:rsidR="002320D6" w:rsidRDefault="0094247D" w:rsidP="008B0D0A">
      <w:pPr>
        <w:spacing w:line="360" w:lineRule="auto"/>
        <w:ind w:firstLine="720"/>
        <w:jc w:val="both"/>
      </w:pPr>
      <m:oMath>
        <m:r>
          <w:rPr>
            <w:rFonts w:ascii="Cambria Math" w:hAnsi="Cambria Math"/>
          </w:rPr>
          <m:t>y</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y</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y</m:t>
        </m:r>
        <m:sSub>
          <m:sSubPr>
            <m:ctrlPr>
              <w:rPr>
                <w:rFonts w:ascii="Cambria Math" w:hAnsi="Cambria Math"/>
              </w:rPr>
            </m:ctrlPr>
          </m:sSubPr>
          <m:e/>
          <m:sub>
            <m:r>
              <w:rPr>
                <w:rFonts w:ascii="Cambria Math" w:hAnsi="Cambria Math"/>
              </w:rPr>
              <m:t>n particle</m:t>
            </m:r>
          </m:sub>
        </m:sSub>
      </m:oMath>
      <w:r>
        <w:t xml:space="preserve">     Eq. 1</w:t>
      </w:r>
    </w:p>
    <w:p w14:paraId="10BCCD33" w14:textId="77777777" w:rsidR="002320D6" w:rsidRDefault="0094247D" w:rsidP="008B0D0A">
      <w:pPr>
        <w:spacing w:line="360" w:lineRule="auto"/>
        <w:ind w:firstLine="720"/>
        <w:jc w:val="both"/>
      </w:pPr>
      <m:oMath>
        <m:r>
          <w:rPr>
            <w:rFonts w:ascii="Cambria Math" w:hAnsi="Cambria Math"/>
          </w:rPr>
          <m:t>z</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z</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z</m:t>
        </m:r>
        <m:sSub>
          <m:sSubPr>
            <m:ctrlPr>
              <w:rPr>
                <w:rFonts w:ascii="Cambria Math" w:hAnsi="Cambria Math"/>
              </w:rPr>
            </m:ctrlPr>
          </m:sSubPr>
          <m:e/>
          <m:sub>
            <m:r>
              <w:rPr>
                <w:rFonts w:ascii="Cambria Math" w:hAnsi="Cambria Math"/>
              </w:rPr>
              <m:t>n particle</m:t>
            </m:r>
          </m:sub>
        </m:sSub>
      </m:oMath>
    </w:p>
    <w:p w14:paraId="3618C577" w14:textId="77777777" w:rsidR="002320D6" w:rsidRDefault="002320D6" w:rsidP="008B0D0A">
      <w:pPr>
        <w:spacing w:line="360" w:lineRule="auto"/>
        <w:ind w:firstLine="720"/>
        <w:jc w:val="both"/>
      </w:pPr>
    </w:p>
    <w:p w14:paraId="6F5C38F3" w14:textId="780CA227" w:rsidR="002320D6" w:rsidRDefault="0094247D" w:rsidP="008B0D0A">
      <w:pPr>
        <w:spacing w:line="360" w:lineRule="auto"/>
        <w:ind w:firstLine="720"/>
        <w:jc w:val="both"/>
      </w:pPr>
      <w:r>
        <w:t>Then we calculated the instantaneous</w:t>
      </w:r>
      <w:r w:rsidR="001E746C">
        <w:t xml:space="preserve"> relative</w:t>
      </w:r>
      <w:r>
        <w:t xml:space="preserve"> speeds</w:t>
      </w:r>
      <w:r w:rsidR="001E746C">
        <w:t xml:space="preserve"> of the frontal zooid</w:t>
      </w:r>
      <w:r>
        <w:t xml:space="preserve"> using Eq. 2 (without the z component in the case of the 2D videos) given the known frame rate of each video.</w:t>
      </w:r>
    </w:p>
    <w:p w14:paraId="4001B07F" w14:textId="77777777" w:rsidR="002320D6" w:rsidRDefault="002320D6" w:rsidP="008B0D0A">
      <w:pPr>
        <w:spacing w:line="360" w:lineRule="auto"/>
        <w:ind w:firstLine="720"/>
        <w:jc w:val="both"/>
      </w:pPr>
    </w:p>
    <w:p w14:paraId="1BDCD979" w14:textId="77777777" w:rsidR="002320D6" w:rsidRDefault="0094247D" w:rsidP="008B0D0A">
      <w:pPr>
        <w:spacing w:line="360" w:lineRule="auto"/>
        <w:ind w:firstLine="720"/>
        <w:jc w:val="both"/>
        <w:rPr>
          <w:sz w:val="8"/>
          <w:szCs w:val="8"/>
        </w:rPr>
      </w:pPr>
      <m:oMath>
        <m:r>
          <w:rPr>
            <w:rFonts w:ascii="Cambria Math" w:hAnsi="Cambria Math"/>
            <w:sz w:val="26"/>
            <w:szCs w:val="26"/>
          </w:rPr>
          <m:t xml:space="preserve">U = </m:t>
        </m:r>
        <m:f>
          <m:fPr>
            <m:ctrlPr>
              <w:rPr>
                <w:rFonts w:ascii="Cambria Math" w:hAnsi="Cambria Math"/>
                <w:sz w:val="26"/>
                <w:szCs w:val="26"/>
              </w:rPr>
            </m:ctrlPr>
          </m:fPr>
          <m:num>
            <m:r>
              <w:rPr>
                <w:rFonts w:ascii="Cambria Math" w:hAnsi="Cambria Math"/>
                <w:sz w:val="26"/>
                <w:szCs w:val="26"/>
              </w:rPr>
              <m:t xml:space="preserve"> </m:t>
            </m:r>
            <m:rad>
              <m:radPr>
                <m:degHide m:val="1"/>
                <m:ctrlPr>
                  <w:rPr>
                    <w:rFonts w:ascii="Cambria Math" w:hAnsi="Cambria Math"/>
                    <w:sz w:val="26"/>
                    <w:szCs w:val="26"/>
                  </w:rPr>
                </m:ctrlPr>
              </m:radPr>
              <m:deg/>
              <m:e>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(x</m:t>
                        </m:r>
                        <m:r>
                          <w:rPr>
                            <w:rFonts w:ascii="Cambria Math" w:hAnsi="Cambria Math"/>
                            <w:sz w:val="26"/>
                            <w:szCs w:val="26"/>
                            <w:vertAlign w:val="subscript"/>
                          </w:rPr>
                          <m:t>2-x1)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(y</m:t>
                        </m:r>
                        <m:r>
                          <w:rPr>
                            <w:rFonts w:ascii="Cambria Math" w:hAnsi="Cambria Math"/>
                            <w:sz w:val="26"/>
                            <w:szCs w:val="26"/>
                            <w:vertAlign w:val="subscript"/>
                          </w:rPr>
                          <m:t>2-y1)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(z</m:t>
                        </m:r>
                        <m:r>
                          <w:rPr>
                            <w:rFonts w:ascii="Cambria Math" w:hAnsi="Cambria Math"/>
                            <w:sz w:val="26"/>
                            <w:szCs w:val="26"/>
                            <w:vertAlign w:val="subscript"/>
                          </w:rPr>
                          <m:t>2-z1)</m:t>
                        </m:r>
                      </m:e>
                      <m:sup>
                        <m:r>
                          <w:rPr>
                            <w:rFonts w:ascii="Cambria Math" w:hAnsi="Cambria Math"/>
                            <w:sz w:val="26"/>
                            <w:szCs w:val="26"/>
                          </w:rPr>
                          <m:t>2</m:t>
                        </m:r>
                      </m:sup>
                    </m:sSup>
                  </m:e>
                  <m:sup/>
                </m:sSup>
              </m:e>
            </m:rad>
          </m:num>
          <m:den>
            <m:r>
              <w:rPr>
                <w:rFonts w:ascii="Cambria Math" w:hAnsi="Cambria Math"/>
                <w:sz w:val="26"/>
                <w:szCs w:val="26"/>
              </w:rPr>
              <m:t>t2-t1</m:t>
            </m:r>
          </m:den>
        </m:f>
        <m:r>
          <w:rPr>
            <w:rFonts w:ascii="Cambria Math" w:hAnsi="Cambria Math"/>
            <w:sz w:val="26"/>
            <w:szCs w:val="26"/>
          </w:rPr>
          <m:t xml:space="preserve"> </m:t>
        </m:r>
      </m:oMath>
      <w:r>
        <w:rPr>
          <w:sz w:val="26"/>
          <w:szCs w:val="26"/>
        </w:rPr>
        <w:t xml:space="preserve">   </w:t>
      </w:r>
      <w:r>
        <w:t>Eq. 2</w:t>
      </w:r>
    </w:p>
    <w:p w14:paraId="028FA890" w14:textId="77777777" w:rsidR="002320D6" w:rsidRDefault="002320D6" w:rsidP="008B0D0A">
      <w:pPr>
        <w:spacing w:line="360" w:lineRule="auto"/>
        <w:ind w:firstLine="720"/>
        <w:jc w:val="both"/>
      </w:pPr>
    </w:p>
    <w:p w14:paraId="5C42593A" w14:textId="65D37124" w:rsidR="002320D6" w:rsidRDefault="0094247D" w:rsidP="008B0D0A">
      <w:pPr>
        <w:spacing w:line="360" w:lineRule="auto"/>
        <w:ind w:firstLine="720"/>
        <w:jc w:val="both"/>
      </w:pPr>
      <w:r>
        <w:rPr>
          <w:i/>
        </w:rPr>
        <w:t>Salp colonial architecture</w:t>
      </w:r>
      <w:r>
        <w:t xml:space="preserve"> – To examine the relationships between locomotory </w:t>
      </w:r>
      <w:r w:rsidR="001E746C">
        <w:t xml:space="preserve">variables </w:t>
      </w:r>
      <w:r>
        <w:t xml:space="preserve">and colonial architecture, we adopted the species-specific architecture characterizations and dorsoventral zooid rotation angle measurements for each species from Damian-Serrano et al. </w:t>
      </w:r>
      <w:r>
        <w:lastRenderedPageBreak/>
        <w:t>(2023). Using stills from the underwater videos, we measured zooid length, zooid width, and number of zooids in ImageJ</w:t>
      </w:r>
      <w:r w:rsidR="001344A7">
        <w:t xml:space="preserve"> manually selecting the point coordinates</w:t>
      </w:r>
      <w:r>
        <w:t>. These measurements were repeated in at least three locations from each colony. When a distinct zooid size gradient was observed, we measured zooids in locations from the proximal, middle, and distal regions to capture the full range of variation in the specimen.</w:t>
      </w:r>
    </w:p>
    <w:p w14:paraId="7865F9C2" w14:textId="045486EA" w:rsidR="002320D6" w:rsidRDefault="0094247D" w:rsidP="008B0D0A">
      <w:pPr>
        <w:spacing w:line="360" w:lineRule="auto"/>
        <w:ind w:firstLine="720"/>
        <w:jc w:val="both"/>
      </w:pPr>
      <w:r>
        <w:rPr>
          <w:i/>
        </w:rPr>
        <w:t>Respiration measurements</w:t>
      </w:r>
      <w:r>
        <w:t xml:space="preserve"> – We collected healthy, adult blastozooid (aggregate stage) colonies across 18 salp species (</w:t>
      </w:r>
      <w:r w:rsidR="005354DA">
        <w:t xml:space="preserve">Dataset </w:t>
      </w:r>
      <w:r w:rsidR="002D0C1B">
        <w:t>S</w:t>
      </w:r>
      <w:r w:rsidR="005354DA">
        <w:t>1</w:t>
      </w:r>
      <w:r w:rsidR="001C168E">
        <w:t>B</w:t>
      </w:r>
      <w:r>
        <w:t>) during blue- and black-water SCUBA dives off the coast of Kona (Hawaii, USA) between September 2021 and May 2023.</w:t>
      </w:r>
      <w:r w:rsidR="006378CA">
        <w:t xml:space="preserve"> We analyzed the respiration rates of salp colonies arranged in linear (seven species, </w:t>
      </w:r>
      <w:ins w:id="205" w:author="Alex Damian Serrano" w:date="2024-11-11T14:54:00Z">
        <w:r w:rsidR="001D6104">
          <w:t xml:space="preserve">N = </w:t>
        </w:r>
      </w:ins>
      <w:r w:rsidR="006378CA">
        <w:t>46</w:t>
      </w:r>
      <w:del w:id="206" w:author="Alex Damian Serrano" w:date="2024-11-11T14:54:00Z">
        <w:r w:rsidR="006378CA">
          <w:delText xml:space="preserve"> specimens</w:delText>
        </w:r>
      </w:del>
      <w:r w:rsidR="006378CA">
        <w:t xml:space="preserve">), bipinnate (three species, </w:t>
      </w:r>
      <w:ins w:id="207" w:author="Alex Damian Serrano" w:date="2024-11-11T14:54:00Z">
        <w:r w:rsidR="001D6104">
          <w:t xml:space="preserve">N = </w:t>
        </w:r>
      </w:ins>
      <w:r w:rsidR="006378CA">
        <w:t>29</w:t>
      </w:r>
      <w:del w:id="208" w:author="Alex Damian Serrano" w:date="2024-11-11T14:54:00Z">
        <w:r w:rsidR="006378CA">
          <w:delText xml:space="preserve"> specimens</w:delText>
        </w:r>
      </w:del>
      <w:r w:rsidR="006378CA">
        <w:t xml:space="preserve">), whorl (three species, </w:t>
      </w:r>
      <w:ins w:id="209" w:author="Alex Damian Serrano" w:date="2024-11-11T14:54:00Z">
        <w:r w:rsidR="001D6104">
          <w:t xml:space="preserve">N = </w:t>
        </w:r>
      </w:ins>
      <w:r w:rsidR="006378CA">
        <w:t>23</w:t>
      </w:r>
      <w:del w:id="210" w:author="Alex Damian Serrano" w:date="2024-11-11T14:54:00Z">
        <w:r w:rsidR="006378CA">
          <w:delText xml:space="preserve"> specimens</w:delText>
        </w:r>
      </w:del>
      <w:r w:rsidR="006378CA">
        <w:t xml:space="preserve">), cluster (two species, </w:t>
      </w:r>
      <w:ins w:id="211" w:author="Alex Damian Serrano" w:date="2024-11-11T14:54:00Z">
        <w:r w:rsidR="001D6104">
          <w:t xml:space="preserve">N = </w:t>
        </w:r>
      </w:ins>
      <w:r w:rsidR="006378CA">
        <w:t>18</w:t>
      </w:r>
      <w:del w:id="212" w:author="Alex Damian Serrano" w:date="2024-11-11T14:54:00Z">
        <w:r w:rsidR="006378CA">
          <w:delText xml:space="preserve"> specimens</w:delText>
        </w:r>
      </w:del>
      <w:r w:rsidR="006378CA">
        <w:t xml:space="preserve">), and transversal (one species, </w:t>
      </w:r>
      <w:ins w:id="213" w:author="Alex Damian Serrano" w:date="2024-11-11T14:54:00Z">
        <w:r w:rsidR="001D6104">
          <w:t xml:space="preserve">N = </w:t>
        </w:r>
      </w:ins>
      <w:r w:rsidR="006378CA">
        <w:t>13</w:t>
      </w:r>
      <w:del w:id="214" w:author="Alex Damian Serrano" w:date="2024-11-11T14:54:00Z">
        <w:r w:rsidR="006378CA">
          <w:delText xml:space="preserve"> specimens</w:delText>
        </w:r>
      </w:del>
      <w:r w:rsidR="006378CA">
        <w:t>) architectures, oblique chains (</w:t>
      </w:r>
      <w:r w:rsidR="006378CA" w:rsidRPr="008B0D0A">
        <w:rPr>
          <w:i/>
          <w:iCs/>
        </w:rPr>
        <w:t>Thalia</w:t>
      </w:r>
      <w:r w:rsidR="006378CA">
        <w:t xml:space="preserve"> sp., </w:t>
      </w:r>
      <w:ins w:id="215" w:author="Alex Damian Serrano" w:date="2024-11-11T14:54:00Z">
        <w:r w:rsidR="001D6104">
          <w:t xml:space="preserve">N = </w:t>
        </w:r>
      </w:ins>
      <w:del w:id="216" w:author="Alex Damian Serrano" w:date="2024-11-11T14:54:00Z">
        <w:r w:rsidR="006378CA">
          <w:delText>seven specimens</w:delText>
        </w:r>
      </w:del>
      <w:ins w:id="217" w:author="Alex Damian Serrano" w:date="2024-11-11T14:54:00Z">
        <w:r w:rsidR="001D6104">
          <w:t>7</w:t>
        </w:r>
      </w:ins>
      <w:r w:rsidR="006378CA">
        <w:t xml:space="preserve">), and helical architectures represented by </w:t>
      </w:r>
      <w:r w:rsidR="006378CA" w:rsidRPr="008B0D0A">
        <w:rPr>
          <w:i/>
          <w:iCs/>
        </w:rPr>
        <w:t>Helicosalpa virgula</w:t>
      </w:r>
      <w:r w:rsidR="006378CA">
        <w:t xml:space="preserve"> (</w:t>
      </w:r>
      <w:del w:id="218" w:author="Alex Damian Serrano" w:date="2024-11-11T14:55:00Z">
        <w:r w:rsidR="006378CA">
          <w:delText>two specimens</w:delText>
        </w:r>
      </w:del>
      <w:ins w:id="219" w:author="Alex Damian Serrano" w:date="2024-11-11T14:55:00Z">
        <w:r w:rsidR="001D6104">
          <w:t>N = 2</w:t>
        </w:r>
      </w:ins>
      <w:r w:rsidR="006378CA">
        <w:t>).</w:t>
      </w:r>
      <w:r>
        <w:t xml:space="preserve"> Specimens were sealed </w:t>
      </w:r>
      <w:r>
        <w:rPr>
          <w:i/>
        </w:rPr>
        <w:t>in situ</w:t>
      </w:r>
      <w:r>
        <w:t xml:space="preserve"> with their surrounding water in plastic jars equipped with a </w:t>
      </w:r>
      <w:del w:id="220" w:author="Kelly Sutherland [2]" w:date="2024-11-15T15:23:00Z">
        <w:r w:rsidDel="001B4D20">
          <w:delText xml:space="preserve">Presens </w:delText>
        </w:r>
      </w:del>
      <w:proofErr w:type="spellStart"/>
      <w:ins w:id="221" w:author="Kelly Sutherland [2]" w:date="2024-11-15T15:23:00Z">
        <w:r w:rsidR="001B4D20">
          <w:t>PreSens</w:t>
        </w:r>
        <w:proofErr w:type="spellEnd"/>
        <w:r w:rsidR="001B4D20">
          <w:t xml:space="preserve"> </w:t>
        </w:r>
      </w:ins>
      <w:del w:id="222" w:author="Kelly Sutherland [2]" w:date="2024-11-15T15:23:00Z">
        <w:r w:rsidDel="001B4D20">
          <w:delText xml:space="preserve">(Germany) </w:delText>
        </w:r>
      </w:del>
      <w:r>
        <w:t>oxygen sensor spot</w:t>
      </w:r>
      <w:ins w:id="223" w:author="Kelly Sutherland [2]" w:date="2024-11-15T15:23:00Z">
        <w:r w:rsidR="001B4D20">
          <w:t xml:space="preserve"> (</w:t>
        </w:r>
        <w:proofErr w:type="spellStart"/>
        <w:proofErr w:type="gramStart"/>
        <w:r w:rsidR="001B4D20">
          <w:t>Regensburg,Germany</w:t>
        </w:r>
        <w:proofErr w:type="spellEnd"/>
        <w:proofErr w:type="gramEnd"/>
        <w:r w:rsidR="001B4D20">
          <w:t>)</w:t>
        </w:r>
      </w:ins>
      <w:r>
        <w:t xml:space="preserve"> and a self-healing rubber port to allow for the injection of solutions without the introduction of air bubbles. We removed as many symbiotic animals from the salps as possible before closing the lid without damaging the colony. The same method was applied to one or more seawater controls to account for the oxygen demand of the local seawater’s microbiome. Several collection events occurred during each 20-60 min long SCUBA dive. Jars with larger animals were opened during the safety stop to allow them to re-oxygenate. Upon the divers' return to the boat, we measured the initial oxygen concentration (mg/l) and temperature, and then repeated the measurements at intervals between 15min and 3h, for total periods ranging between 2h and 5h, depending on logistic constraints in the field and the rate of oxygen depletion. The exact interval time for each measurement was variable but recorded (</w:t>
      </w:r>
      <w:r w:rsidR="005354DA">
        <w:t xml:space="preserve">Dataset </w:t>
      </w:r>
      <w:r w:rsidR="002D0C1B">
        <w:t>S</w:t>
      </w:r>
      <w:r w:rsidR="005354DA">
        <w:t>1</w:t>
      </w:r>
      <w:r w:rsidR="001C168E">
        <w:t>B</w:t>
      </w:r>
      <w:r>
        <w:t xml:space="preserve">). </w:t>
      </w:r>
    </w:p>
    <w:p w14:paraId="7B2B89B3" w14:textId="77777777" w:rsidR="002320D6" w:rsidRDefault="0094247D" w:rsidP="008B0D0A">
      <w:pPr>
        <w:spacing w:line="360" w:lineRule="auto"/>
        <w:ind w:firstLine="720"/>
        <w:jc w:val="both"/>
      </w:pPr>
      <w:r>
        <w:t>To estimate the energetic expenditure of different salp species while actively swimming, we recorded the oxygen consumption of intact specimens while swimming inside the jar. To obtain a baseline of basal respiration rate (while not swimming), we anesthetized some specimens before the start of the first oxygen measurement time. A few specimens were used for paired experiments, where their swimming respiration was recorded for a few hours, then inoculated with the anesthetic, and recorded anesthetized for another set of hours. To anesthetize salps, we injected their jars with small volumes of concentrated (50 g/l) bicarbonate-buffered MS-222 through the rubber ports on the lids. We tailored the injection volume to the jar size aiming for a final concentration of 0.2g/l, following the methods in Trueman et al. (1984). We also injected some seawater control jars to evaluate the effect of MS-222 on oxygen concentration in seawater and found no effect.</w:t>
      </w:r>
    </w:p>
    <w:p w14:paraId="504E8C64" w14:textId="073C5271" w:rsidR="002320D6" w:rsidRDefault="0094247D" w:rsidP="008B0D0A">
      <w:pPr>
        <w:spacing w:line="360" w:lineRule="auto"/>
        <w:ind w:firstLine="720"/>
        <w:jc w:val="both"/>
      </w:pPr>
      <w:r>
        <w:lastRenderedPageBreak/>
        <w:t xml:space="preserve">When multiple seawater controls were collected using jars of different sizes, we paired each jar with the control that had the most similar volume. If among multiple controls only some were jars injected with anesthetic, we paired the anesthetized specimen jars with the injected controls and the intact specimen jars with the intact controls. In experiment 26 (see </w:t>
      </w:r>
      <w:r w:rsidR="005354DA">
        <w:t>Dataset</w:t>
      </w:r>
      <w:r w:rsidR="002D0C1B">
        <w:t xml:space="preserve"> S</w:t>
      </w:r>
      <w:r w:rsidR="005354DA">
        <w:t>1</w:t>
      </w:r>
      <w:r w:rsidR="001C168E">
        <w:t>B</w:t>
      </w:r>
      <w:r>
        <w:t xml:space="preserve"> for experiment numbers), the control jar was lost due to an encounter with an oceanic white tip shark, thus we paired those measurements with the nearest relative time points from the control jar in experiment 25, collected the same day hours earlier. At the end of each experiment, we identified the salp specimens used in the experiments to the species level, counted the number of zooids, measured the zooid length (total length including projections)</w:t>
      </w:r>
      <w:r w:rsidR="00161190">
        <w:t>,</w:t>
      </w:r>
      <w:r>
        <w:t xml:space="preserve"> and</w:t>
      </w:r>
      <w:r w:rsidR="00161190">
        <w:t xml:space="preserve"> measured</w:t>
      </w:r>
      <w:r>
        <w:t xml:space="preserve"> the biovolume of the colony using a graduated cylinder. For those specimens where colony or zooid volume was not measured directly, we estimated the colony volume from their zooid length and the number of zooids using a Generalized Additive Model with the measured specimens.</w:t>
      </w:r>
    </w:p>
    <w:p w14:paraId="706CB59C" w14:textId="6A751118" w:rsidR="002320D6" w:rsidRDefault="0094247D" w:rsidP="008B0D0A">
      <w:pPr>
        <w:spacing w:line="360" w:lineRule="auto"/>
        <w:ind w:firstLine="720"/>
        <w:jc w:val="both"/>
      </w:pPr>
      <w:r>
        <w:t xml:space="preserve">We estimated the oxygen consumption rate for each specimen by fitting a linear regression of consumed oxygen mass (concentration by container volume) against the duration of the measurement series. We subtracted the slope calculated for the relevant control jar to the estimated slope of the animal jar. Since our seawater controls were not filtered, some experiments had abnormally high estimated background respiration rates, leading to negative values. We removed these data points before the analysis. To estimate biovolume-specific rates, we divided the rates by the colony volumes. We then compared the biovolume-specific respiration rates of active (swimming) and anesthetized specimens within each species, calculating the difference as a measure of biovolume-specific swimming cost respiration rate.  </w:t>
      </w:r>
      <w:bookmarkStart w:id="224" w:name="_Hlk182577305"/>
      <w:ins w:id="225" w:author="Kelly Sutherland [2]" w:date="2024-11-15T15:33:00Z">
        <w:r w:rsidR="009F1FB5">
          <w:t>B</w:t>
        </w:r>
        <w:r w:rsidR="009F1FB5" w:rsidRPr="009F1FB5">
          <w:t xml:space="preserve">iovolume </w:t>
        </w:r>
        <w:r w:rsidR="004F528E">
          <w:t xml:space="preserve">was used </w:t>
        </w:r>
      </w:ins>
      <w:ins w:id="226" w:author="Kelly Sutherland [2]" w:date="2024-11-15T15:34:00Z">
        <w:r w:rsidR="004F528E" w:rsidRPr="009F1FB5">
          <w:t xml:space="preserve">instead of dry mass </w:t>
        </w:r>
      </w:ins>
      <w:ins w:id="227" w:author="Kelly Sutherland [2]" w:date="2024-11-15T15:33:00Z">
        <w:r w:rsidR="004F528E">
          <w:t>to</w:t>
        </w:r>
        <w:r w:rsidR="009F1FB5" w:rsidRPr="009F1FB5">
          <w:t xml:space="preserve"> normaliz</w:t>
        </w:r>
        <w:r w:rsidR="004F528E">
          <w:t>e</w:t>
        </w:r>
        <w:r w:rsidR="009F1FB5" w:rsidRPr="009F1FB5">
          <w:t xml:space="preserve"> measurements due to the inherent difficulties </w:t>
        </w:r>
        <w:r w:rsidR="004F528E">
          <w:t>of</w:t>
        </w:r>
        <w:r w:rsidR="009F1FB5" w:rsidRPr="009F1FB5">
          <w:t xml:space="preserve"> accurately measuring dry mass of these fragile gelatinous organisms in the field. </w:t>
        </w:r>
        <w:r w:rsidR="004F528E">
          <w:t>B</w:t>
        </w:r>
        <w:r w:rsidR="009F1FB5" w:rsidRPr="009F1FB5">
          <w:t>iovolume provides a consistent and reliable measure of the live size of the colony, which is directly relevant to the volume of water being displaced during swimming</w:t>
        </w:r>
      </w:ins>
      <w:ins w:id="228" w:author="Kelly Sutherland [2]" w:date="2024-11-15T15:34:00Z">
        <w:r w:rsidR="004F528E">
          <w:t xml:space="preserve">.  </w:t>
        </w:r>
      </w:ins>
      <w:bookmarkEnd w:id="224"/>
      <w:r>
        <w:t>We also calculated the relative investment in swimming as the proportion of biovolume-specific respiration rate comprised by the swimming-specific rate. To capture variability within species, we calculated the mean respiration rate of anesthetized specimens for each species and subtracted it from each</w:t>
      </w:r>
      <w:r w:rsidR="0089595E">
        <w:t xml:space="preserve"> intact</w:t>
      </w:r>
      <w:r>
        <w:t xml:space="preserve"> specimen’s </w:t>
      </w:r>
      <w:r w:rsidR="0089595E">
        <w:t>total</w:t>
      </w:r>
      <w:r>
        <w:t xml:space="preserve"> respiration rate</w:t>
      </w:r>
      <w:r w:rsidR="0089595E">
        <w:t xml:space="preserve"> to get multiple swimming-specific rate values</w:t>
      </w:r>
      <w:r>
        <w:t xml:space="preserve"> within each species. We noticed that some species had higher average respiration rates among the anesthetized specimens than among the swimming specimens, leading to negative swimming-specific respiration estimates. We interpreted this anomaly as a systematic error due to the extremely low respiration rates of some species that fall within the effective detection limit of our experimental setup given the random variation range of respiration rates in seawater both in experimental jars and in control jars. Small </w:t>
      </w:r>
      <w:r>
        <w:lastRenderedPageBreak/>
        <w:t xml:space="preserve">absolute negative values get amplified into large relative values, especially in small animals with a minuscule biovolume denominator. Therefore, we removed the swimming specimens that had lower respiration rates than the mean anesthetized respiration rate for their species. We also removed two respirometry outliers of </w:t>
      </w:r>
      <w:r>
        <w:rPr>
          <w:i/>
        </w:rPr>
        <w:t>Thalia</w:t>
      </w:r>
      <w:r>
        <w:t xml:space="preserve"> sp. which had extremely high swimming respiration rates (&gt;7500 pgO2/ml/min, whereas all other measurements across species including other </w:t>
      </w:r>
      <w:r>
        <w:rPr>
          <w:i/>
        </w:rPr>
        <w:t>Thalia</w:t>
      </w:r>
      <w:r>
        <w:t xml:space="preserve"> sp. were limited to 0-1700 pgO2/ml/min), which were likely due to amplification of experimental error (presence of organic matter or symbionts, underestimation of colony volume due to loss of tiny zooids in the sieves) with the small biovolume denominators in this species.</w:t>
      </w:r>
    </w:p>
    <w:p w14:paraId="15802759" w14:textId="7FEEE79D" w:rsidR="002320D6" w:rsidRDefault="0094247D" w:rsidP="008B0D0A">
      <w:pPr>
        <w:spacing w:line="360" w:lineRule="auto"/>
        <w:ind w:firstLine="720"/>
        <w:jc w:val="both"/>
      </w:pPr>
      <w:r>
        <w:rPr>
          <w:i/>
        </w:rPr>
        <w:t>Estimating costs of transport</w:t>
      </w:r>
      <w:r>
        <w:t xml:space="preserve"> – We define the cost of transport (COT) as the amount of oxygen consumed per tissue volume per distance traveled by the colony. To estimate the COT, we divided the swimming-specific respiration rates by the mean swimming speed for each species measured from the stereo and 2D video data. Since the specimens used for speed measurements in the videos and those used in the respirometry experiments had different zooid sizes, we used the mean zooid-length</w:t>
      </w:r>
      <w:r w:rsidR="00161190">
        <w:t>s</w:t>
      </w:r>
      <w:r>
        <w:t xml:space="preserve"> per second speeds from the video measurements and then multiplied them by the actual zooid lengths of the respirometry specimens to estimate their absolute (mm/s) speeds. Pulsation rate estimates were taken from species averages from the video specimens. We also calculated the size-specific COT by transforming the swimming distances into zooid lengths measured from the respirometry specimens.</w:t>
      </w:r>
    </w:p>
    <w:p w14:paraId="68A5B7C4" w14:textId="1209B792" w:rsidR="002320D6" w:rsidRDefault="0094247D">
      <w:pPr>
        <w:spacing w:line="360" w:lineRule="auto"/>
        <w:ind w:firstLine="720"/>
        <w:jc w:val="both"/>
      </w:pPr>
      <w:r>
        <w:rPr>
          <w:i/>
        </w:rPr>
        <w:t>Statistical Analyses</w:t>
      </w:r>
      <w:r>
        <w:t xml:space="preserve"> – All data wrangling and statistics were carried out in R 3.6.3 (R Core Team 2021</w:t>
      </w:r>
      <w:r w:rsidRPr="00B52BE4">
        <w:t xml:space="preserve">). To test for differences between architectures, we used </w:t>
      </w:r>
      <w:r w:rsidR="00BA6DA0" w:rsidRPr="008B0D0A">
        <w:t xml:space="preserve">ANOVAs with </w:t>
      </w:r>
      <w:r w:rsidR="00827416" w:rsidRPr="008B0D0A">
        <w:t xml:space="preserve">Tukey’s </w:t>
      </w:r>
      <w:r w:rsidR="00BA6DA0" w:rsidRPr="008B0D0A">
        <w:t>post-hoc pairwise contrasts</w:t>
      </w:r>
      <w:r w:rsidR="00827416" w:rsidRPr="008B0D0A">
        <w:t>, reporting the difference magnitude and the adjusted p-value in supplementary tables S</w:t>
      </w:r>
      <w:r w:rsidR="00637BF6">
        <w:t>2A</w:t>
      </w:r>
      <w:r w:rsidR="00827416" w:rsidRPr="008B0D0A">
        <w:t xml:space="preserve"> and S</w:t>
      </w:r>
      <w:r w:rsidR="00637BF6">
        <w:t>2B</w:t>
      </w:r>
      <w:r w:rsidRPr="00B52BE4">
        <w:t>. To test the relationships between pairs of continuous variables</w:t>
      </w:r>
      <w:ins w:id="229" w:author="Kelly Sutherland [2]" w:date="2024-11-18T09:12:00Z">
        <w:r w:rsidR="00227A1A">
          <w:t xml:space="preserve"> across architectures</w:t>
        </w:r>
      </w:ins>
      <w:ins w:id="230" w:author="Kelly Sutherland [2]" w:date="2024-11-18T09:06:00Z">
        <w:r w:rsidR="00460C38">
          <w:t xml:space="preserve"> (e.g. swimming speed vs. </w:t>
        </w:r>
        <w:del w:id="231" w:author="Kelly Sutherland" w:date="2024-12-03T11:15:00Z">
          <w:r w:rsidR="00460C38" w:rsidDel="00F82832">
            <w:delText>pulsation rate</w:delText>
          </w:r>
        </w:del>
      </w:ins>
      <w:ins w:id="232" w:author="Kelly Sutherland" w:date="2024-12-03T11:15:00Z">
        <w:r w:rsidR="00F82832">
          <w:t>number of zooids</w:t>
        </w:r>
      </w:ins>
      <w:ins w:id="233" w:author="Kelly Sutherland [2]" w:date="2024-11-18T09:06:00Z">
        <w:r w:rsidR="00460C38">
          <w:t>)</w:t>
        </w:r>
      </w:ins>
      <w:r w:rsidRPr="00B52BE4">
        <w:t xml:space="preserve">, we used linear </w:t>
      </w:r>
      <w:del w:id="234" w:author="Kelly Sutherland [2]" w:date="2024-11-21T12:41:00Z">
        <w:r w:rsidRPr="00B52BE4" w:rsidDel="00396B17">
          <w:delText xml:space="preserve">models </w:delText>
        </w:r>
      </w:del>
      <w:ins w:id="235" w:author="Kelly Sutherland [2]" w:date="2024-11-21T12:41:00Z">
        <w:r w:rsidR="00396B17">
          <w:t>regressions</w:t>
        </w:r>
      </w:ins>
      <w:ins w:id="236" w:author="Kelly Sutherland" w:date="2024-12-03T11:17:00Z">
        <w:r w:rsidR="00F82832">
          <w:t>.</w:t>
        </w:r>
      </w:ins>
      <w:ins w:id="237" w:author="Kelly Sutherland [2]" w:date="2024-11-21T12:41:00Z">
        <w:r w:rsidR="00396B17" w:rsidRPr="00B52BE4">
          <w:t xml:space="preserve"> </w:t>
        </w:r>
      </w:ins>
      <w:del w:id="238" w:author="Kelly Sutherland [2]" w:date="2024-11-18T09:06:00Z">
        <w:r w:rsidRPr="00B52BE4" w:rsidDel="00460C38">
          <w:delText xml:space="preserve">(as well as exponential models when comparing swimming speed to COT) </w:delText>
        </w:r>
      </w:del>
      <w:del w:id="239" w:author="Kelly Sutherland" w:date="2024-12-03T11:17:00Z">
        <w:r w:rsidRPr="00B52BE4" w:rsidDel="00F82832">
          <w:delText>and</w:delText>
        </w:r>
      </w:del>
      <w:ins w:id="240" w:author="Kelly Sutherland" w:date="2024-12-03T11:17:00Z">
        <w:r w:rsidR="00F82832">
          <w:t>We</w:t>
        </w:r>
      </w:ins>
      <w:r w:rsidRPr="00B52BE4">
        <w:t xml:space="preserve"> evaluated the significance of the slope parameter when compared against a flat slope</w:t>
      </w:r>
      <w:r w:rsidR="00827416" w:rsidRPr="008B0D0A">
        <w:t xml:space="preserve"> (one-tailed t-test)</w:t>
      </w:r>
      <w:ins w:id="241" w:author="Kelly Sutherland" w:date="2024-12-03T11:20:00Z">
        <w:r w:rsidR="00F82832">
          <w:t xml:space="preserve"> </w:t>
        </w:r>
      </w:ins>
      <w:ins w:id="242" w:author="Kelly Sutherland" w:date="2024-12-03T11:22:00Z">
        <w:r w:rsidR="00F82832">
          <w:t>to test whether</w:t>
        </w:r>
      </w:ins>
      <w:ins w:id="243" w:author="Kelly Sutherland" w:date="2024-12-03T11:20:00Z">
        <w:r w:rsidR="00F82832">
          <w:t xml:space="preserve"> changes in the independent variable (e</w:t>
        </w:r>
      </w:ins>
      <w:ins w:id="244" w:author="Kelly Sutherland" w:date="2024-12-03T11:21:00Z">
        <w:r w:rsidR="00F82832">
          <w:t>.g. number of zooids)</w:t>
        </w:r>
      </w:ins>
      <w:ins w:id="245" w:author="Kelly Sutherland" w:date="2024-12-03T11:20:00Z">
        <w:r w:rsidR="00F82832">
          <w:t xml:space="preserve"> </w:t>
        </w:r>
      </w:ins>
      <w:ins w:id="246" w:author="Kelly Sutherland" w:date="2024-12-03T11:23:00Z">
        <w:r w:rsidR="00BC0B35">
          <w:t>we</w:t>
        </w:r>
      </w:ins>
      <w:ins w:id="247" w:author="Kelly Sutherland" w:date="2024-12-03T11:20:00Z">
        <w:r w:rsidR="00F82832">
          <w:t>re associated with changes in the dependent variable</w:t>
        </w:r>
      </w:ins>
      <w:ins w:id="248" w:author="Kelly Sutherland" w:date="2024-12-03T11:22:00Z">
        <w:r w:rsidR="00F82832">
          <w:t xml:space="preserve"> (e.g. swimming speed)</w:t>
        </w:r>
      </w:ins>
      <w:r w:rsidRPr="00B52BE4">
        <w:t>.</w:t>
      </w:r>
      <w:ins w:id="249" w:author="Kelly Sutherland [2]" w:date="2024-11-18T09:06:00Z">
        <w:r w:rsidR="00460C38">
          <w:t xml:space="preserve"> </w:t>
        </w:r>
      </w:ins>
      <w:ins w:id="250" w:author="Kelly Sutherland" w:date="2024-12-03T11:08:00Z">
        <w:r w:rsidR="00A65918">
          <w:t>Owing to the patchiness of some species despite 80+ hours spent underwater (Table S1), we used replicate measurements (n) from each specimen (N) in</w:t>
        </w:r>
      </w:ins>
      <w:ins w:id="251" w:author="Kelly Sutherland" w:date="2024-12-03T11:26:00Z">
        <w:r w:rsidR="00375DF3">
          <w:t xml:space="preserve"> swimming</w:t>
        </w:r>
      </w:ins>
      <w:ins w:id="252" w:author="Kelly Sutherland" w:date="2024-12-03T11:08:00Z">
        <w:r w:rsidR="00A65918">
          <w:t xml:space="preserve"> speed </w:t>
        </w:r>
      </w:ins>
      <w:ins w:id="253" w:author="Kelly Sutherland" w:date="2024-12-03T11:11:00Z">
        <w:r w:rsidR="00A65918">
          <w:t>ANOVAs and regressions</w:t>
        </w:r>
      </w:ins>
      <w:ins w:id="254" w:author="Kelly Sutherland" w:date="2024-12-03T11:08:00Z">
        <w:r w:rsidR="00A65918">
          <w:t xml:space="preserve">.  </w:t>
        </w:r>
      </w:ins>
      <w:ins w:id="255" w:author="Kelly Sutherland [2]" w:date="2024-11-18T09:06:00Z">
        <w:r w:rsidR="00460C38">
          <w:t xml:space="preserve">We used </w:t>
        </w:r>
      </w:ins>
      <w:ins w:id="256" w:author="Kelly Sutherland [2]" w:date="2024-11-18T09:07:00Z">
        <w:r w:rsidR="00460C38">
          <w:t xml:space="preserve">an exponential </w:t>
        </w:r>
        <w:del w:id="257" w:author="Kelly Sutherland" w:date="2024-12-03T11:13:00Z">
          <w:r w:rsidR="00460C38" w:rsidDel="00F82832">
            <w:delText>model</w:delText>
          </w:r>
        </w:del>
      </w:ins>
      <w:ins w:id="258" w:author="Kelly Sutherland" w:date="2024-12-03T11:13:00Z">
        <w:r w:rsidR="00F82832">
          <w:t>regression</w:t>
        </w:r>
      </w:ins>
      <w:ins w:id="259" w:author="Kelly Sutherland [2]" w:date="2024-11-18T09:07:00Z">
        <w:r w:rsidR="00460C38">
          <w:t xml:space="preserve"> to </w:t>
        </w:r>
      </w:ins>
      <w:ins w:id="260" w:author="Kelly Sutherland [2]" w:date="2024-11-18T09:08:00Z">
        <w:r w:rsidR="00460C38">
          <w:t>test the relationship between speed and COT.</w:t>
        </w:r>
      </w:ins>
      <w:r w:rsidRPr="00B52BE4">
        <w:t xml:space="preserve"> </w:t>
      </w:r>
      <w:ins w:id="261" w:author="Kelly Sutherland" w:date="2024-12-03T11:08:00Z">
        <w:r w:rsidR="00A65918">
          <w:t xml:space="preserve">Specimen means (N) were used for all COT comparisons and regressions. </w:t>
        </w:r>
      </w:ins>
      <w:ins w:id="262" w:author="Kelly Sutherland" w:date="2024-12-03T11:10:00Z">
        <w:r w:rsidR="00A65918">
          <w:rPr>
            <w:rFonts w:eastAsia="Times New Roman"/>
          </w:rPr>
          <w:t>I</w:t>
        </w:r>
      </w:ins>
      <w:ins w:id="263" w:author="Kelly Sutherland" w:date="2024-12-03T11:08:00Z">
        <w:r w:rsidR="00A65918">
          <w:rPr>
            <w:rFonts w:eastAsia="Times New Roman"/>
          </w:rPr>
          <w:t xml:space="preserve">ndividual measurements </w:t>
        </w:r>
      </w:ins>
      <w:ins w:id="264" w:author="Kelly Sutherland" w:date="2024-12-03T11:10:00Z">
        <w:r w:rsidR="00A65918">
          <w:rPr>
            <w:rFonts w:eastAsia="Times New Roman"/>
          </w:rPr>
          <w:t>(n) we</w:t>
        </w:r>
      </w:ins>
      <w:ins w:id="265" w:author="Kelly Sutherland" w:date="2024-12-03T11:08:00Z">
        <w:r w:rsidR="00A65918">
          <w:rPr>
            <w:rFonts w:eastAsia="Times New Roman"/>
          </w:rPr>
          <w:t xml:space="preserve">re used up to </w:t>
        </w:r>
      </w:ins>
      <w:ins w:id="266" w:author="Kelly Sutherland" w:date="2024-12-03T11:10:00Z">
        <w:r w:rsidR="00A65918">
          <w:rPr>
            <w:rFonts w:eastAsia="Times New Roman"/>
          </w:rPr>
          <w:t>determine oxygen consumption rates.</w:t>
        </w:r>
      </w:ins>
      <w:ins w:id="267" w:author="Kelly Sutherland" w:date="2024-12-03T11:08:00Z">
        <w:r w:rsidR="00A65918" w:rsidRPr="00B52BE4">
          <w:t xml:space="preserve"> </w:t>
        </w:r>
      </w:ins>
      <w:r w:rsidRPr="00B52BE4">
        <w:t>To evaluate the relative contribution of zooid size, pulsation rate, zooid number, and architecture type on swimming speed, we fitted a generalized linear model and evaluated the significance and proportion of variance explained by each factor using their partial R</w:t>
      </w:r>
      <w:r w:rsidRPr="00B52BE4">
        <w:rPr>
          <w:vertAlign w:val="superscript"/>
        </w:rPr>
        <w:t>2</w:t>
      </w:r>
      <w:r w:rsidRPr="00B52BE4">
        <w:t>.</w:t>
      </w:r>
      <w:ins w:id="268" w:author="Kelly Sutherland" w:date="2024-12-03T10:18:00Z">
        <w:r w:rsidR="00E4757B">
          <w:t xml:space="preserve">  </w:t>
        </w:r>
      </w:ins>
    </w:p>
    <w:p w14:paraId="58E46C3B" w14:textId="77777777" w:rsidR="001C168E" w:rsidRDefault="001C168E" w:rsidP="008B0D0A">
      <w:pPr>
        <w:spacing w:line="360" w:lineRule="auto"/>
        <w:ind w:firstLine="720"/>
        <w:jc w:val="both"/>
      </w:pPr>
    </w:p>
    <w:p w14:paraId="4B6E8082" w14:textId="17B165B9" w:rsidR="002320D6" w:rsidRPr="0035573A" w:rsidRDefault="0094247D" w:rsidP="008B0D0A">
      <w:pPr>
        <w:spacing w:line="360" w:lineRule="auto"/>
        <w:jc w:val="both"/>
        <w:rPr>
          <w:i/>
        </w:rPr>
      </w:pPr>
      <w:r>
        <w:rPr>
          <w:b/>
        </w:rPr>
        <w:t>Results</w:t>
      </w:r>
    </w:p>
    <w:p w14:paraId="6992998A" w14:textId="041C59B4" w:rsidR="002320D6" w:rsidRDefault="0094247D" w:rsidP="008B0D0A">
      <w:pPr>
        <w:spacing w:line="360" w:lineRule="auto"/>
        <w:ind w:firstLine="720"/>
        <w:jc w:val="both"/>
      </w:pPr>
      <w:r>
        <w:t xml:space="preserve">Salp colony swimming speeds, pulsation rates, and respiration rates varied within and across species and colony architectures. </w:t>
      </w:r>
      <w:moveFromRangeStart w:id="269" w:author="Kelly Sutherland [2]" w:date="2024-11-08T10:07:00Z" w:name="move181952888"/>
      <w:moveFrom w:id="270" w:author="Kelly Sutherland [2]" w:date="2024-11-08T10:07:00Z">
        <w:r w:rsidDel="00F15B59">
          <w:t xml:space="preserve">Speeds measured with 2D methods were slightly slower than those measured with 3D methods within the species in which they overlapped. This is to be expected since 2D methods cannot account for the z (depth) component of the speed vector. </w:t>
        </w:r>
      </w:moveFrom>
      <w:moveFromRangeEnd w:id="269"/>
      <w:ins w:id="271" w:author="Kelly Sutherland [2]" w:date="2024-11-26T13:28:00Z">
        <w:r w:rsidR="00210934">
          <w:rPr>
            <w:color w:val="1D1C1D"/>
            <w:sz w:val="23"/>
            <w:szCs w:val="23"/>
            <w:shd w:val="clear" w:color="auto" w:fill="F8F8F8"/>
          </w:rPr>
          <w:t xml:space="preserve">When considering speed in terms of mm/s, </w:t>
        </w:r>
      </w:ins>
      <w:ins w:id="272" w:author="Kelly Sutherland [2]" w:date="2024-11-26T13:29:00Z">
        <w:r w:rsidR="00210934">
          <w:rPr>
            <w:color w:val="1D1C1D"/>
            <w:sz w:val="23"/>
            <w:szCs w:val="23"/>
            <w:shd w:val="clear" w:color="auto" w:fill="FFFFFF"/>
          </w:rPr>
          <w:t xml:space="preserve">we found a relationship between pulsation rate (effort) and absolute </w:t>
        </w:r>
        <w:r w:rsidR="00210934" w:rsidRPr="0005400A">
          <w:rPr>
            <w:color w:val="1D1C1D"/>
            <w:sz w:val="23"/>
            <w:szCs w:val="23"/>
            <w:shd w:val="clear" w:color="auto" w:fill="FFFFFF"/>
          </w:rPr>
          <w:t>speed (</w:t>
        </w:r>
        <w:r w:rsidR="00210934" w:rsidRPr="00210934">
          <w:rPr>
            <w:bCs/>
            <w:color w:val="1D1C1D"/>
            <w:sz w:val="23"/>
            <w:szCs w:val="23"/>
            <w:shd w:val="clear" w:color="auto" w:fill="FFFFFF"/>
            <w:rPrChange w:id="273" w:author="Kelly Sutherland [2]" w:date="2024-11-26T13:29:00Z">
              <w:rPr>
                <w:b/>
                <w:bCs/>
                <w:color w:val="1D1C1D"/>
                <w:sz w:val="23"/>
                <w:szCs w:val="23"/>
                <w:shd w:val="clear" w:color="auto" w:fill="FFFFFF"/>
              </w:rPr>
            </w:rPrChange>
          </w:rPr>
          <w:t>n = 947, N = 111, </w:t>
        </w:r>
        <w:r w:rsidR="00210934" w:rsidRPr="0005400A">
          <w:rPr>
            <w:color w:val="1D1C1D"/>
            <w:sz w:val="23"/>
            <w:szCs w:val="23"/>
            <w:shd w:val="clear" w:color="auto" w:fill="FFFFFF"/>
          </w:rPr>
          <w:t>18 species, Speed mm/s = 0.41*Pulsation rate + 52.14, p &lt; 0.0001, Fig. S1A), as well as with zooid-size corrected swimming speed (</w:t>
        </w:r>
        <w:r w:rsidR="00210934" w:rsidRPr="00210934">
          <w:rPr>
            <w:bCs/>
            <w:color w:val="1D1C1D"/>
            <w:sz w:val="23"/>
            <w:szCs w:val="23"/>
            <w:shd w:val="clear" w:color="auto" w:fill="FFFFFF"/>
            <w:rPrChange w:id="274" w:author="Kelly Sutherland [2]" w:date="2024-11-26T13:29:00Z">
              <w:rPr>
                <w:b/>
                <w:bCs/>
                <w:color w:val="1D1C1D"/>
                <w:sz w:val="23"/>
                <w:szCs w:val="23"/>
                <w:shd w:val="clear" w:color="auto" w:fill="FFFFFF"/>
              </w:rPr>
            </w:rPrChange>
          </w:rPr>
          <w:t>n = 848, N = 100,</w:t>
        </w:r>
        <w:r w:rsidR="00210934">
          <w:rPr>
            <w:color w:val="1D1C1D"/>
            <w:sz w:val="23"/>
            <w:szCs w:val="23"/>
            <w:shd w:val="clear" w:color="auto" w:fill="FFFFFF"/>
          </w:rPr>
          <w:t> 18 species, Speed zooid lengths/s = 0.96*Pulsation rate + 1.73, adjusted R2 = 0.18, p &lt; 0.0001, Fig. S1B)</w:t>
        </w:r>
      </w:ins>
      <w:del w:id="275" w:author="Kelly Sutherland [2]" w:date="2024-11-26T13:28:00Z">
        <w:r w:rsidDel="00210934">
          <w:delText xml:space="preserve">When considering speed in terms of mm/s, we found </w:delText>
        </w:r>
      </w:del>
      <w:del w:id="276" w:author="Kelly Sutherland [2]" w:date="2024-11-21T12:10:00Z">
        <w:r w:rsidDel="00D93056">
          <w:delText xml:space="preserve">no </w:delText>
        </w:r>
      </w:del>
      <w:del w:id="277" w:author="Kelly Sutherland [2]" w:date="2024-11-26T13:28:00Z">
        <w:r w:rsidDel="00210934">
          <w:delText xml:space="preserve">relationship between pulsation rate (effort) and absolute speed </w:delText>
        </w:r>
      </w:del>
      <w:ins w:id="278" w:author="Kelly Sutherland [2]" w:date="2024-11-21T12:22:00Z">
        <w:r w:rsidR="00EA75FD">
          <w:t xml:space="preserve">.  </w:t>
        </w:r>
      </w:ins>
      <w:del w:id="279" w:author="Kelly Sutherland [2]" w:date="2024-11-21T12:21:00Z">
        <w:r w:rsidDel="00EF7820">
          <w:delText>(</w:delText>
        </w:r>
      </w:del>
      <w:ins w:id="280" w:author="Alex Damian Serrano" w:date="2024-11-11T14:55:00Z">
        <w:del w:id="281" w:author="Kelly Sutherland [2]" w:date="2024-11-21T12:21:00Z">
          <w:r w:rsidR="00724628" w:rsidDel="00EF7820">
            <w:delText xml:space="preserve">N = </w:delText>
          </w:r>
        </w:del>
      </w:ins>
      <w:ins w:id="282" w:author="Alex Damian Serrano" w:date="2024-11-11T12:23:00Z">
        <w:del w:id="283" w:author="Kelly Sutherland [2]" w:date="2024-11-21T12:21:00Z">
          <w:r w:rsidR="00E63220" w:rsidDel="00EF7820">
            <w:delText xml:space="preserve">111, 18 species, </w:delText>
          </w:r>
        </w:del>
      </w:ins>
      <w:del w:id="284" w:author="Kelly Sutherland [2]" w:date="2024-11-21T12:21:00Z">
        <w:r w:rsidR="00D907F5" w:rsidRPr="00832D4E" w:rsidDel="00EF7820">
          <w:rPr>
            <w:highlight w:val="yellow"/>
          </w:rPr>
          <w:delText xml:space="preserve">Speed mm/s </w:delText>
        </w:r>
      </w:del>
      <w:ins w:id="285" w:author="Alex Damian Serrano" w:date="2024-11-11T12:26:00Z">
        <w:del w:id="286" w:author="Kelly Sutherland [2]" w:date="2024-11-21T12:21:00Z">
          <w:r w:rsidR="00E63220" w:rsidDel="00EF7820">
            <w:rPr>
              <w:highlight w:val="yellow"/>
            </w:rPr>
            <w:delText>=</w:delText>
          </w:r>
        </w:del>
      </w:ins>
      <w:del w:id="287" w:author="Kelly Sutherland [2]" w:date="2024-11-21T12:21:00Z">
        <w:r w:rsidR="00D907F5" w:rsidRPr="00832D4E" w:rsidDel="00EF7820">
          <w:rPr>
            <w:highlight w:val="yellow"/>
          </w:rPr>
          <w:delText>~</w:delText>
        </w:r>
      </w:del>
      <w:ins w:id="288" w:author="Alex Damian Serrano" w:date="2024-11-13T14:45:00Z">
        <w:del w:id="289" w:author="Kelly Sutherland [2]" w:date="2024-11-21T12:21:00Z">
          <w:r w:rsidR="00D907F5" w:rsidRPr="00832D4E" w:rsidDel="00EF7820">
            <w:rPr>
              <w:highlight w:val="yellow"/>
            </w:rPr>
            <w:delText xml:space="preserve"> </w:delText>
          </w:r>
        </w:del>
      </w:ins>
      <w:ins w:id="290" w:author="Alex Damian Serrano" w:date="2024-11-11T12:26:00Z">
        <w:del w:id="291" w:author="Kelly Sutherland [2]" w:date="2024-11-21T12:21:00Z">
          <w:r w:rsidR="00E63220" w:rsidDel="00EF7820">
            <w:rPr>
              <w:highlight w:val="yellow"/>
            </w:rPr>
            <w:delText>3.13*</w:delText>
          </w:r>
        </w:del>
      </w:ins>
      <w:del w:id="292" w:author="Kelly Sutherland [2]" w:date="2024-11-21T12:21:00Z">
        <w:r w:rsidR="00D907F5" w:rsidRPr="00832D4E" w:rsidDel="00EF7820">
          <w:rPr>
            <w:highlight w:val="yellow"/>
          </w:rPr>
          <w:delText>~ Pulsation rate</w:delText>
        </w:r>
      </w:del>
      <w:ins w:id="293" w:author="Alex Damian Serrano" w:date="2024-11-11T12:26:00Z">
        <w:del w:id="294" w:author="Kelly Sutherland [2]" w:date="2024-11-21T12:21:00Z">
          <w:r w:rsidR="00E63220" w:rsidDel="00EF7820">
            <w:rPr>
              <w:highlight w:val="yellow"/>
            </w:rPr>
            <w:delText xml:space="preserve"> +</w:delText>
          </w:r>
        </w:del>
      </w:ins>
      <w:ins w:id="295" w:author="Alex Damian Serrano" w:date="2024-11-11T12:27:00Z">
        <w:del w:id="296" w:author="Kelly Sutherland [2]" w:date="2024-11-21T12:21:00Z">
          <w:r w:rsidR="00E63220" w:rsidDel="00EF7820">
            <w:rPr>
              <w:highlight w:val="yellow"/>
            </w:rPr>
            <w:delText xml:space="preserve"> 44.29</w:delText>
          </w:r>
        </w:del>
      </w:ins>
      <w:del w:id="297" w:author="Kelly Sutherland [2]" w:date="2024-11-21T12:21:00Z">
        <w:r w:rsidR="00D907F5" w:rsidRPr="00832D4E" w:rsidDel="00EF7820">
          <w:rPr>
            <w:highlight w:val="yellow"/>
          </w:rPr>
          <w:delText>,</w:delText>
        </w:r>
        <w:r w:rsidR="00D907F5" w:rsidDel="00EF7820">
          <w:delText xml:space="preserve"> adjusted R</w:delText>
        </w:r>
        <w:r w:rsidR="00D907F5" w:rsidRPr="008B0D0A" w:rsidDel="00EF7820">
          <w:rPr>
            <w:vertAlign w:val="superscript"/>
          </w:rPr>
          <w:delText>2</w:delText>
        </w:r>
        <w:r w:rsidR="00D907F5" w:rsidDel="00EF7820">
          <w:delText xml:space="preserve"> = 0.003, </w:delText>
        </w:r>
        <w:r w:rsidDel="00EF7820">
          <w:delText>p = 0.68, Fig. S1A), but a significant positive relationship with zooid-size corrected speed (</w:delText>
        </w:r>
      </w:del>
      <w:ins w:id="298" w:author="Alex Damian Serrano" w:date="2024-11-11T14:57:00Z">
        <w:del w:id="299" w:author="Kelly Sutherland [2]" w:date="2024-11-21T12:21:00Z">
          <w:r w:rsidR="00724628" w:rsidDel="00EF7820">
            <w:delText xml:space="preserve">N = </w:delText>
          </w:r>
        </w:del>
      </w:ins>
      <w:ins w:id="300" w:author="Alex Damian Serrano" w:date="2024-11-11T12:26:00Z">
        <w:del w:id="301" w:author="Kelly Sutherland [2]" w:date="2024-11-21T12:21:00Z">
          <w:r w:rsidR="00E63220" w:rsidDel="00EF7820">
            <w:delText>110, 18 species,</w:delText>
          </w:r>
          <w:r w:rsidR="00E63220" w:rsidRPr="00832D4E" w:rsidDel="00EF7820">
            <w:rPr>
              <w:highlight w:val="yellow"/>
            </w:rPr>
            <w:delText xml:space="preserve"> </w:delText>
          </w:r>
        </w:del>
      </w:ins>
      <w:del w:id="302" w:author="Kelly Sutherland [2]" w:date="2024-11-21T12:21:00Z">
        <w:r w:rsidR="00D907F5" w:rsidRPr="00832D4E" w:rsidDel="00EF7820">
          <w:rPr>
            <w:highlight w:val="yellow"/>
          </w:rPr>
          <w:delText xml:space="preserve">Speed </w:delText>
        </w:r>
      </w:del>
      <w:ins w:id="303" w:author="Alex Damian Serrano" w:date="2024-11-13T14:45:00Z">
        <w:del w:id="304" w:author="Kelly Sutherland [2]" w:date="2024-11-21T12:21:00Z">
          <w:r w:rsidR="00D907F5" w:rsidRPr="00832D4E" w:rsidDel="00EF7820">
            <w:rPr>
              <w:highlight w:val="yellow"/>
            </w:rPr>
            <w:delText>zooid</w:delText>
          </w:r>
        </w:del>
      </w:ins>
      <w:ins w:id="305" w:author="Alex Damian Serrano" w:date="2024-11-11T12:27:00Z">
        <w:del w:id="306" w:author="Kelly Sutherland [2]" w:date="2024-11-21T12:21:00Z">
          <w:r w:rsidR="00E63220" w:rsidDel="00EF7820">
            <w:rPr>
              <w:highlight w:val="yellow"/>
            </w:rPr>
            <w:delText xml:space="preserve"> lengths</w:delText>
          </w:r>
        </w:del>
      </w:ins>
      <w:del w:id="307" w:author="Kelly Sutherland [2]" w:date="2024-11-21T12:21:00Z">
        <w:r w:rsidR="00D907F5" w:rsidRPr="00832D4E" w:rsidDel="00EF7820">
          <w:rPr>
            <w:highlight w:val="yellow"/>
          </w:rPr>
          <w:delText xml:space="preserve">szooids/s </w:delText>
        </w:r>
      </w:del>
      <w:ins w:id="308" w:author="Alex Damian Serrano" w:date="2024-11-11T12:27:00Z">
        <w:del w:id="309" w:author="Kelly Sutherland [2]" w:date="2024-11-21T12:21:00Z">
          <w:r w:rsidR="00E63220" w:rsidDel="00EF7820">
            <w:rPr>
              <w:highlight w:val="yellow"/>
            </w:rPr>
            <w:delText>=</w:delText>
          </w:r>
        </w:del>
      </w:ins>
      <w:del w:id="310" w:author="Kelly Sutherland [2]" w:date="2024-11-21T12:21:00Z">
        <w:r w:rsidR="00D907F5" w:rsidRPr="00832D4E" w:rsidDel="00EF7820">
          <w:rPr>
            <w:highlight w:val="yellow"/>
          </w:rPr>
          <w:delText>~</w:delText>
        </w:r>
      </w:del>
      <w:ins w:id="311" w:author="Alex Damian Serrano" w:date="2024-11-13T14:45:00Z">
        <w:del w:id="312" w:author="Kelly Sutherland [2]" w:date="2024-11-21T12:21:00Z">
          <w:r w:rsidR="00D907F5" w:rsidRPr="00832D4E" w:rsidDel="00EF7820">
            <w:rPr>
              <w:highlight w:val="yellow"/>
            </w:rPr>
            <w:delText xml:space="preserve"> </w:delText>
          </w:r>
        </w:del>
      </w:ins>
      <w:ins w:id="313" w:author="Alex Damian Serrano" w:date="2024-11-11T12:27:00Z">
        <w:del w:id="314" w:author="Kelly Sutherland [2]" w:date="2024-11-21T12:21:00Z">
          <w:r w:rsidR="00E63220" w:rsidDel="00EF7820">
            <w:rPr>
              <w:highlight w:val="yellow"/>
            </w:rPr>
            <w:delText>1.17*</w:delText>
          </w:r>
        </w:del>
      </w:ins>
      <w:del w:id="315" w:author="Kelly Sutherland [2]" w:date="2024-11-21T12:21:00Z">
        <w:r w:rsidR="00D907F5" w:rsidRPr="00832D4E" w:rsidDel="00EF7820">
          <w:rPr>
            <w:highlight w:val="yellow"/>
          </w:rPr>
          <w:delText>~ Pulsation rate</w:delText>
        </w:r>
      </w:del>
      <w:ins w:id="316" w:author="Alex Damian Serrano" w:date="2024-11-11T12:27:00Z">
        <w:del w:id="317" w:author="Kelly Sutherland [2]" w:date="2024-11-21T12:21:00Z">
          <w:r w:rsidR="00E63220" w:rsidDel="00EF7820">
            <w:rPr>
              <w:highlight w:val="yellow"/>
            </w:rPr>
            <w:delText xml:space="preserve"> + </w:delText>
          </w:r>
        </w:del>
      </w:ins>
      <w:ins w:id="318" w:author="Alex Damian Serrano" w:date="2024-11-11T12:28:00Z">
        <w:del w:id="319" w:author="Kelly Sutherland [2]" w:date="2024-11-21T12:21:00Z">
          <w:r w:rsidR="00E63220" w:rsidDel="00EF7820">
            <w:rPr>
              <w:highlight w:val="yellow"/>
            </w:rPr>
            <w:delText>1.33</w:delText>
          </w:r>
        </w:del>
      </w:ins>
      <w:del w:id="320" w:author="Kelly Sutherland [2]" w:date="2024-11-21T12:21:00Z">
        <w:r w:rsidR="00D907F5" w:rsidRPr="00832D4E" w:rsidDel="00EF7820">
          <w:rPr>
            <w:highlight w:val="yellow"/>
          </w:rPr>
          <w:delText>,</w:delText>
        </w:r>
        <w:r w:rsidR="00D907F5" w:rsidDel="00EF7820">
          <w:delText xml:space="preserve"> adjusted </w:delText>
        </w:r>
        <w:r w:rsidR="00B52BE4" w:rsidDel="00EF7820">
          <w:delText>R</w:delText>
        </w:r>
        <w:r w:rsidR="00B52BE4" w:rsidRPr="008B0D0A" w:rsidDel="00EF7820">
          <w:rPr>
            <w:vertAlign w:val="superscript"/>
          </w:rPr>
          <w:delText>2</w:delText>
        </w:r>
        <w:r w:rsidR="00B52BE4" w:rsidDel="00EF7820">
          <w:delText xml:space="preserve"> = </w:delText>
        </w:r>
        <w:r w:rsidR="00D907F5" w:rsidDel="00EF7820">
          <w:delText>0.18</w:delText>
        </w:r>
        <w:r w:rsidR="00B52BE4" w:rsidDel="00EF7820">
          <w:delText xml:space="preserve">, </w:delText>
        </w:r>
        <w:r w:rsidDel="00EF7820">
          <w:delText>p &lt; 0.0001, Fig. S1B). Moreover, zooid length was positively correlated with speed, whether it is expressed as mm/s (</w:delText>
        </w:r>
        <w:r w:rsidR="00D907F5" w:rsidDel="00EF7820">
          <w:delText xml:space="preserve">Speed mm/s </w:delText>
        </w:r>
      </w:del>
      <w:ins w:id="321" w:author="Alex Damian Serrano" w:date="2024-11-11T12:29:00Z">
        <w:del w:id="322" w:author="Kelly Sutherland [2]" w:date="2024-11-21T12:21:00Z">
          <w:r w:rsidR="00E63220" w:rsidDel="00EF7820">
            <w:delText>=</w:delText>
          </w:r>
        </w:del>
      </w:ins>
      <w:del w:id="323" w:author="Kelly Sutherland [2]" w:date="2024-11-21T12:21:00Z">
        <w:r w:rsidR="00D907F5" w:rsidDel="00EF7820">
          <w:delText>~</w:delText>
        </w:r>
      </w:del>
      <w:ins w:id="324" w:author="Alex Damian Serrano" w:date="2024-11-13T14:45:00Z">
        <w:del w:id="325" w:author="Kelly Sutherland [2]" w:date="2024-11-21T12:21:00Z">
          <w:r w:rsidR="00D907F5" w:rsidDel="00EF7820">
            <w:delText xml:space="preserve"> </w:delText>
          </w:r>
        </w:del>
      </w:ins>
      <w:ins w:id="326" w:author="Alex Damian Serrano" w:date="2024-11-11T12:29:00Z">
        <w:del w:id="327" w:author="Kelly Sutherland [2]" w:date="2024-11-21T12:21:00Z">
          <w:r w:rsidR="00E63220" w:rsidDel="00EF7820">
            <w:delText>0.68*</w:delText>
          </w:r>
        </w:del>
      </w:ins>
      <w:del w:id="328" w:author="Kelly Sutherland [2]" w:date="2024-11-21T12:21:00Z">
        <w:r w:rsidR="00D907F5" w:rsidDel="00EF7820">
          <w:delText>~ Zooid length</w:delText>
        </w:r>
      </w:del>
      <w:ins w:id="329" w:author="Alex Damian Serrano" w:date="2024-11-11T12:29:00Z">
        <w:del w:id="330" w:author="Kelly Sutherland [2]" w:date="2024-11-21T12:21:00Z">
          <w:r w:rsidR="00E63220" w:rsidDel="00EF7820">
            <w:delText xml:space="preserve"> + 40.7</w:delText>
          </w:r>
        </w:del>
      </w:ins>
      <w:del w:id="331" w:author="Kelly Sutherland [2]" w:date="2024-11-21T12:21:00Z">
        <w:r w:rsidR="00D907F5" w:rsidDel="00EF7820">
          <w:delText>, adjusted R</w:delText>
        </w:r>
        <w:r w:rsidR="00D907F5" w:rsidRPr="00D10F95" w:rsidDel="00EF7820">
          <w:rPr>
            <w:vertAlign w:val="superscript"/>
          </w:rPr>
          <w:delText>2</w:delText>
        </w:r>
        <w:r w:rsidR="00D907F5" w:rsidDel="00EF7820">
          <w:delText xml:space="preserve"> = 0.06, </w:delText>
        </w:r>
        <w:r w:rsidDel="00EF7820">
          <w:delText xml:space="preserve">p &lt; 0.0001, Fig. </w:delText>
        </w:r>
        <w:r w:rsidR="000E3D7F" w:rsidDel="00EF7820">
          <w:delText>S1C</w:delText>
        </w:r>
        <w:r w:rsidDel="00EF7820">
          <w:delText>) or mm/pulse (</w:delText>
        </w:r>
        <w:r w:rsidR="00D907F5" w:rsidDel="00EF7820">
          <w:delText xml:space="preserve">Speed mm/pulse </w:delText>
        </w:r>
      </w:del>
      <w:ins w:id="332" w:author="Alex Damian Serrano" w:date="2024-11-11T12:30:00Z">
        <w:del w:id="333" w:author="Kelly Sutherland [2]" w:date="2024-11-21T12:21:00Z">
          <w:r w:rsidR="00E63220" w:rsidDel="00EF7820">
            <w:delText>=</w:delText>
          </w:r>
        </w:del>
      </w:ins>
      <w:del w:id="334" w:author="Kelly Sutherland [2]" w:date="2024-11-21T12:21:00Z">
        <w:r w:rsidR="00D907F5" w:rsidDel="00EF7820">
          <w:delText>~</w:delText>
        </w:r>
      </w:del>
      <w:ins w:id="335" w:author="Alex Damian Serrano" w:date="2024-11-13T14:45:00Z">
        <w:del w:id="336" w:author="Kelly Sutherland [2]" w:date="2024-11-21T12:21:00Z">
          <w:r w:rsidR="00D907F5" w:rsidDel="00EF7820">
            <w:delText xml:space="preserve"> </w:delText>
          </w:r>
        </w:del>
      </w:ins>
      <w:ins w:id="337" w:author="Alex Damian Serrano" w:date="2024-11-11T12:30:00Z">
        <w:del w:id="338" w:author="Kelly Sutherland [2]" w:date="2024-11-21T12:21:00Z">
          <w:r w:rsidR="00E63220" w:rsidDel="00EF7820">
            <w:delText>1.3*</w:delText>
          </w:r>
        </w:del>
      </w:ins>
      <w:del w:id="339" w:author="Kelly Sutherland [2]" w:date="2024-11-21T12:21:00Z">
        <w:r w:rsidR="00D907F5" w:rsidDel="00EF7820">
          <w:delText>~ Zooid length</w:delText>
        </w:r>
      </w:del>
      <w:ins w:id="340" w:author="Alex Damian Serrano" w:date="2024-11-11T12:30:00Z">
        <w:del w:id="341" w:author="Kelly Sutherland [2]" w:date="2024-11-21T12:21:00Z">
          <w:r w:rsidR="00E63220" w:rsidDel="00EF7820">
            <w:delText xml:space="preserve"> + 4</w:delText>
          </w:r>
        </w:del>
      </w:ins>
      <w:del w:id="342" w:author="Kelly Sutherland [2]" w:date="2024-11-21T12:21:00Z">
        <w:r w:rsidR="00D907F5" w:rsidDel="00EF7820">
          <w:delText>, adjusted R</w:delText>
        </w:r>
        <w:r w:rsidR="00D907F5" w:rsidRPr="00D10F95" w:rsidDel="00EF7820">
          <w:rPr>
            <w:vertAlign w:val="superscript"/>
          </w:rPr>
          <w:delText>2</w:delText>
        </w:r>
        <w:r w:rsidR="00D907F5" w:rsidDel="00EF7820">
          <w:delText xml:space="preserve"> = 0.42</w:delText>
        </w:r>
        <w:r w:rsidR="00B52BE4" w:rsidDel="00EF7820">
          <w:delText xml:space="preserve">, </w:delText>
        </w:r>
        <w:r w:rsidDel="00EF7820">
          <w:delText xml:space="preserve">p &lt; 0.0001, Fig. </w:delText>
        </w:r>
        <w:r w:rsidR="000E3D7F" w:rsidDel="00EF7820">
          <w:delText>S1D</w:delText>
        </w:r>
        <w:r w:rsidR="00D907F5" w:rsidDel="00EF7820">
          <w:delText>)</w:delText>
        </w:r>
        <w:r w:rsidDel="00EF7820">
          <w:delText xml:space="preserve">. </w:delText>
        </w:r>
      </w:del>
      <w:r>
        <w:t>Normalized swimming speeds (zooid lengths per pulse) allow for a more direct comparison of swimming speed across colonial architectures.</w:t>
      </w:r>
    </w:p>
    <w:p w14:paraId="38192DC2" w14:textId="77777777" w:rsidR="002320D6" w:rsidRDefault="00746BE9" w:rsidP="008B0D0A">
      <w:pPr>
        <w:spacing w:line="360" w:lineRule="auto"/>
        <w:jc w:val="both"/>
      </w:pPr>
      <w:ins w:id="343" w:author="Alex Damian Serrano" w:date="2024-11-11T19:18:00Z">
        <w:r>
          <w:rPr>
            <w:noProof/>
          </w:rPr>
          <w:drawing>
            <wp:inline distT="0" distB="0" distL="0" distR="0" wp14:anchorId="2B2C11D2" wp14:editId="370DE56E">
              <wp:extent cx="5943600" cy="4566920"/>
              <wp:effectExtent l="0" t="0" r="0" b="5080"/>
              <wp:docPr id="454433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33559" name="Picture 4544335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66920"/>
                      </a:xfrm>
                      <a:prstGeom prst="rect">
                        <a:avLst/>
                      </a:prstGeom>
                    </pic:spPr>
                  </pic:pic>
                </a:graphicData>
              </a:graphic>
            </wp:inline>
          </w:drawing>
        </w:r>
      </w:ins>
    </w:p>
    <w:p w14:paraId="6453C8E2" w14:textId="00818302" w:rsidR="002320D6" w:rsidRDefault="0094247D">
      <w:pPr>
        <w:spacing w:line="360" w:lineRule="auto"/>
        <w:jc w:val="both"/>
      </w:pPr>
      <w:del w:id="344" w:author="Alex Damian Serrano" w:date="2024-11-11T19:18:00Z">
        <w:r>
          <w:rPr>
            <w:noProof/>
          </w:rPr>
          <w:drawing>
            <wp:inline distT="114300" distB="114300" distL="114300" distR="114300" wp14:anchorId="45B44DB8" wp14:editId="470BDF1A">
              <wp:extent cx="5943600" cy="422020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943600" cy="4220208"/>
                      </a:xfrm>
                      <a:prstGeom prst="rect">
                        <a:avLst/>
                      </a:prstGeom>
                      <a:ln/>
                    </pic:spPr>
                  </pic:pic>
                </a:graphicData>
              </a:graphic>
            </wp:inline>
          </w:drawing>
        </w:r>
      </w:del>
      <w:r>
        <w:t xml:space="preserve">Figure </w:t>
      </w:r>
      <w:r w:rsidR="00865248">
        <w:t>3</w:t>
      </w:r>
      <w:r>
        <w:t xml:space="preserve">. Boxplots showing the absolute (A) and corrected for body size and pulsation rate (B) swimming speeds recorded for each salp species and architecture (C, D) respectively. Colors correspond to colonial architecture types. </w:t>
      </w:r>
      <w:r w:rsidR="00814A42">
        <w:t xml:space="preserve">Sample sizes </w:t>
      </w:r>
      <w:ins w:id="345" w:author="Kelly Sutherland [2]" w:date="2024-11-18T09:14:00Z">
        <w:r w:rsidR="00227A1A">
          <w:t xml:space="preserve">are included in the legend </w:t>
        </w:r>
      </w:ins>
      <w:r w:rsidR="00814A42">
        <w:t xml:space="preserve">and </w:t>
      </w:r>
      <w:r w:rsidR="00A31EE3">
        <w:t xml:space="preserve">Tukey’s </w:t>
      </w:r>
      <w:r w:rsidR="00A31EE3">
        <w:lastRenderedPageBreak/>
        <w:t>post-hoc pairwise comparisons across architecture types are listed in Dataset 1</w:t>
      </w:r>
      <w:r w:rsidR="001C168E">
        <w:t>A</w:t>
      </w:r>
      <w:r w:rsidR="00A31EE3">
        <w:t xml:space="preserve"> and Table S2</w:t>
      </w:r>
      <w:r w:rsidR="001C168E">
        <w:t>A</w:t>
      </w:r>
      <w:r w:rsidR="00A31EE3">
        <w:t>, respectively.</w:t>
      </w:r>
    </w:p>
    <w:p w14:paraId="56443A9B" w14:textId="6D6718C5" w:rsidR="001C168E" w:rsidRPr="00832D4E" w:rsidRDefault="001C168E" w:rsidP="008B0D0A">
      <w:pPr>
        <w:spacing w:line="360" w:lineRule="auto"/>
        <w:jc w:val="both"/>
        <w:rPr>
          <w:i/>
        </w:rPr>
      </w:pPr>
    </w:p>
    <w:p w14:paraId="272E24E5" w14:textId="25AE991E" w:rsidR="00832D4E" w:rsidRPr="00832D4E" w:rsidRDefault="00832D4E" w:rsidP="008B0D0A">
      <w:pPr>
        <w:spacing w:line="360" w:lineRule="auto"/>
        <w:jc w:val="both"/>
        <w:rPr>
          <w:i/>
        </w:rPr>
      </w:pPr>
      <w:r w:rsidRPr="00E03FD8">
        <w:rPr>
          <w:i/>
          <w:rPrChange w:id="346" w:author="Kelly Sutherland [2]" w:date="2024-11-22T14:02:00Z">
            <w:rPr>
              <w:i/>
              <w:highlight w:val="yellow"/>
            </w:rPr>
          </w:rPrChange>
        </w:rPr>
        <w:t>Swimming speeds across salp architectures</w:t>
      </w:r>
    </w:p>
    <w:p w14:paraId="6845D51E" w14:textId="4C021037" w:rsidR="00CF2B99" w:rsidRDefault="00B72B25" w:rsidP="008B0D0A">
      <w:pPr>
        <w:spacing w:line="360" w:lineRule="auto"/>
        <w:ind w:firstLine="720"/>
        <w:jc w:val="both"/>
      </w:pPr>
      <w:r>
        <w:t>S</w:t>
      </w:r>
      <w:r w:rsidR="0094247D" w:rsidRPr="00DB1A81">
        <w:t>wimming speed varie</w:t>
      </w:r>
      <w:r>
        <w:t>d</w:t>
      </w:r>
      <w:r w:rsidR="0094247D" w:rsidRPr="00DB1A81">
        <w:t xml:space="preserve"> </w:t>
      </w:r>
      <w:r w:rsidR="001C5843">
        <w:t>significantly (</w:t>
      </w:r>
      <w:ins w:id="347" w:author="Alex Damian Serrano" w:date="2024-11-11T12:35:00Z">
        <w:r w:rsidR="00B12978">
          <w:t xml:space="preserve">5 architectures, 16 species, </w:t>
        </w:r>
      </w:ins>
      <w:ins w:id="348" w:author="Alex Damian Serrano" w:date="2024-11-11T14:57:00Z">
        <w:r w:rsidR="00724628">
          <w:t xml:space="preserve">N = </w:t>
        </w:r>
      </w:ins>
      <w:ins w:id="349" w:author="Alex Damian Serrano" w:date="2024-11-11T12:34:00Z">
        <w:r w:rsidR="00B12978">
          <w:t>109</w:t>
        </w:r>
      </w:ins>
      <w:ins w:id="350" w:author="Alex Damian Serrano" w:date="2024-11-11T12:35:00Z">
        <w:r w:rsidR="00B12978">
          <w:t xml:space="preserve">, </w:t>
        </w:r>
      </w:ins>
      <w:ins w:id="351" w:author="Alex Damian Serrano" w:date="2024-11-11T14:57:00Z">
        <w:r w:rsidR="00724628">
          <w:t xml:space="preserve">n = </w:t>
        </w:r>
      </w:ins>
      <w:ins w:id="352" w:author="Alex Damian Serrano" w:date="2024-11-11T12:35:00Z">
        <w:r w:rsidR="00B12978">
          <w:t>913</w:t>
        </w:r>
      </w:ins>
      <w:ins w:id="353" w:author="Alex Damian Serrano" w:date="2024-11-11T12:34:00Z">
        <w:r w:rsidR="00B12978">
          <w:t xml:space="preserve">, </w:t>
        </w:r>
      </w:ins>
      <w:r w:rsidR="001C5843">
        <w:t>ANOVA</w:t>
      </w:r>
      <w:ins w:id="354" w:author="Alex Damian Serrano" w:date="2024-11-11T13:43:00Z">
        <w:r w:rsidR="001C5843">
          <w:t xml:space="preserve"> </w:t>
        </w:r>
        <w:r w:rsidR="00114755">
          <w:t xml:space="preserve">F </w:t>
        </w:r>
      </w:ins>
      <w:ins w:id="355" w:author="Alex Damian Serrano" w:date="2024-11-11T13:44:00Z">
        <w:r w:rsidR="00114755">
          <w:t>&gt;</w:t>
        </w:r>
      </w:ins>
      <w:ins w:id="356" w:author="Alex Damian Serrano" w:date="2024-11-11T13:43:00Z">
        <w:r w:rsidR="00114755">
          <w:t xml:space="preserve"> 38,</w:t>
        </w:r>
      </w:ins>
      <w:ins w:id="357" w:author="Alex Damian Serrano" w:date="2024-11-13T14:45:00Z">
        <w:r w:rsidR="001C5843">
          <w:t xml:space="preserve"> </w:t>
        </w:r>
      </w:ins>
      <w:r w:rsidR="001C5843">
        <w:t xml:space="preserve">p &lt; 0.001) </w:t>
      </w:r>
      <w:r w:rsidR="0094247D" w:rsidRPr="00DB1A81">
        <w:t xml:space="preserve">between colonial architecture types (Fig. </w:t>
      </w:r>
      <w:r w:rsidR="00C11132">
        <w:t>3</w:t>
      </w:r>
      <w:r w:rsidR="00C11132" w:rsidRPr="00DB1A81">
        <w:t>C</w:t>
      </w:r>
      <w:r w:rsidR="0094247D" w:rsidRPr="00DB1A81">
        <w:t>, D</w:t>
      </w:r>
      <w:r w:rsidR="00827416" w:rsidRPr="008B0D0A">
        <w:t>, Table S</w:t>
      </w:r>
      <w:r w:rsidR="001C168E">
        <w:t>2A</w:t>
      </w:r>
      <w:r w:rsidR="0094247D" w:rsidRPr="00DB1A81">
        <w:t xml:space="preserve">). </w:t>
      </w:r>
      <w:moveToRangeStart w:id="358" w:author="Kelly Sutherland [2]" w:date="2024-11-08T10:07:00Z" w:name="move181952888"/>
      <w:moveTo w:id="359" w:author="Kelly Sutherland [2]" w:date="2024-11-08T10:07:00Z">
        <w:r w:rsidR="00F15B59">
          <w:t xml:space="preserve">Speeds measured with 2D methods were slightly slower than those measured with 3D methods within the species in which they overlapped. This is to be expected since 2D methods cannot account for the z (depth) component of the speed vector. </w:t>
        </w:r>
      </w:moveTo>
      <w:moveToRangeEnd w:id="358"/>
      <w:ins w:id="360" w:author="Kelly Sutherland [2]" w:date="2024-11-08T10:07:00Z">
        <w:r w:rsidR="00F15B59" w:rsidRPr="00DB1A81" w:rsidDel="00F15B59">
          <w:rPr>
            <w:rStyle w:val="CommentReference"/>
          </w:rPr>
          <w:t xml:space="preserve"> </w:t>
        </w:r>
      </w:ins>
      <w:r>
        <w:t>M</w:t>
      </w:r>
      <w:r w:rsidR="00CF2B99">
        <w:t xml:space="preserve">easurements of helical and oblique chains </w:t>
      </w:r>
      <w:r>
        <w:t>were</w:t>
      </w:r>
      <w:r w:rsidR="00CF2B99">
        <w:t xml:space="preserve"> limited to a single specimen, so </w:t>
      </w:r>
      <w:del w:id="361" w:author="Alex Damian Serrano" w:date="2024-11-11T12:36:00Z">
        <w:r w:rsidR="00CF2B99">
          <w:delText>this result should be interpreted with care</w:delText>
        </w:r>
      </w:del>
      <w:ins w:id="362" w:author="Alex Damian Serrano" w:date="2024-11-11T12:36:00Z">
        <w:r w:rsidR="00B12978">
          <w:t>they were excluded from the analysis</w:t>
        </w:r>
      </w:ins>
      <w:r w:rsidR="00CF2B99">
        <w:t>.</w:t>
      </w:r>
      <w:r w:rsidR="0094247D">
        <w:t xml:space="preserve"> </w:t>
      </w:r>
      <w:r w:rsidR="00B52BE4">
        <w:t>In terms of absolute speed (mm/s), l</w:t>
      </w:r>
      <w:r w:rsidR="00827416">
        <w:t xml:space="preserve">inear architectures </w:t>
      </w:r>
      <w:r>
        <w:t>we</w:t>
      </w:r>
      <w:r w:rsidR="00827416">
        <w:t>re significantly faster than every other architecture</w:t>
      </w:r>
      <w:r w:rsidR="00B52BE4">
        <w:t xml:space="preserve"> </w:t>
      </w:r>
      <w:del w:id="363" w:author="Alex Damian Serrano" w:date="2024-11-11T12:39:00Z">
        <w:r w:rsidR="00B52BE4">
          <w:delText>except helical</w:delText>
        </w:r>
        <w:r w:rsidR="00827416">
          <w:delText xml:space="preserve"> </w:delText>
        </w:r>
      </w:del>
      <w:r w:rsidR="00827416">
        <w:t>(Tukey’s p &lt; 0.0</w:t>
      </w:r>
      <w:r w:rsidR="00492A72">
        <w:t>01</w:t>
      </w:r>
      <w:r w:rsidR="00827416">
        <w:t>)</w:t>
      </w:r>
      <w:r w:rsidR="00B52BE4">
        <w:t xml:space="preserve">. </w:t>
      </w:r>
      <w:r w:rsidR="00CD43FD">
        <w:t>While b</w:t>
      </w:r>
      <w:r w:rsidR="00B52BE4">
        <w:t xml:space="preserve">ipinnate </w:t>
      </w:r>
      <w:r w:rsidR="00DB1A81">
        <w:t>chains</w:t>
      </w:r>
      <w:r w:rsidR="00B52BE4">
        <w:t xml:space="preserve"> </w:t>
      </w:r>
      <w:r>
        <w:t>we</w:t>
      </w:r>
      <w:r w:rsidR="00B52BE4">
        <w:t>re</w:t>
      </w:r>
      <w:r w:rsidR="00CD43FD">
        <w:t xml:space="preserve"> significantly</w:t>
      </w:r>
      <w:r w:rsidR="00B52BE4">
        <w:t xml:space="preserve"> slower than linear </w:t>
      </w:r>
      <w:del w:id="364" w:author="Alex Damian Serrano" w:date="2024-11-11T12:40:00Z">
        <w:r w:rsidR="00B52BE4">
          <w:delText>ones</w:delText>
        </w:r>
        <w:r w:rsidR="00492A72">
          <w:delText xml:space="preserve"> </w:delText>
        </w:r>
      </w:del>
      <w:ins w:id="365" w:author="Alex Damian Serrano" w:date="2024-11-11T12:40:00Z">
        <w:r w:rsidR="005E5603">
          <w:t>chains</w:t>
        </w:r>
      </w:ins>
      <w:ins w:id="366" w:author="Alex Damian Serrano" w:date="2024-11-11T12:41:00Z">
        <w:r w:rsidR="007F2797">
          <w:t xml:space="preserve">, </w:t>
        </w:r>
      </w:ins>
      <w:del w:id="367" w:author="Alex Damian Serrano" w:date="2024-11-11T12:41:00Z">
        <w:r w:rsidR="00492A72">
          <w:delText xml:space="preserve">and </w:delText>
        </w:r>
      </w:del>
      <w:del w:id="368" w:author="Alex Damian Serrano" w:date="2024-11-11T12:40:00Z">
        <w:r w:rsidR="00492A72">
          <w:delText xml:space="preserve">on par to </w:delText>
        </w:r>
      </w:del>
      <w:del w:id="369" w:author="Alex Damian Serrano" w:date="2024-11-11T12:41:00Z">
        <w:r w:rsidR="00492A72">
          <w:delText>clusters</w:delText>
        </w:r>
        <w:r w:rsidR="00B52BE4">
          <w:delText xml:space="preserve">, </w:delText>
        </w:r>
      </w:del>
      <w:r w:rsidR="00CD43FD">
        <w:t xml:space="preserve">they </w:t>
      </w:r>
      <w:r>
        <w:t>we</w:t>
      </w:r>
      <w:r w:rsidR="00CD43FD">
        <w:t>re</w:t>
      </w:r>
      <w:r w:rsidR="00B52BE4">
        <w:t xml:space="preserve"> significantly faster than </w:t>
      </w:r>
      <w:r w:rsidR="00492A72">
        <w:t xml:space="preserve">transversal chains, </w:t>
      </w:r>
      <w:ins w:id="370" w:author="Alex Damian Serrano" w:date="2024-11-11T12:41:00Z">
        <w:r w:rsidR="007F2797">
          <w:t xml:space="preserve">clusters, </w:t>
        </w:r>
      </w:ins>
      <w:del w:id="371" w:author="Alex Damian Serrano" w:date="2024-11-11T12:41:00Z">
        <w:r w:rsidR="00492A72">
          <w:delText xml:space="preserve">oblique chains, </w:delText>
        </w:r>
      </w:del>
      <w:r w:rsidR="00492A72">
        <w:t>and whorls (Tukey’s p &lt; 0.</w:t>
      </w:r>
      <w:ins w:id="372" w:author="Alex Damian Serrano" w:date="2024-11-13T14:45:00Z">
        <w:r w:rsidR="00492A72">
          <w:t>0</w:t>
        </w:r>
      </w:ins>
      <w:ins w:id="373" w:author="Alex Damian Serrano" w:date="2024-11-11T12:41:00Z">
        <w:r w:rsidR="007F2797">
          <w:t>0</w:t>
        </w:r>
      </w:ins>
      <w:ins w:id="374" w:author="Alex Damian Serrano" w:date="2024-11-11T12:43:00Z">
        <w:r w:rsidR="001A7F8C">
          <w:t>2</w:t>
        </w:r>
      </w:ins>
      <w:del w:id="375" w:author="Alex Damian Serrano" w:date="2024-11-11T12:41:00Z">
        <w:r w:rsidR="00492A72" w:rsidDel="007F2797">
          <w:delText>2</w:delText>
        </w:r>
      </w:del>
      <w:del w:id="376" w:author="Alex Damian Serrano" w:date="2024-11-13T14:45:00Z">
        <w:r w:rsidR="00492A72">
          <w:delText>02</w:delText>
        </w:r>
      </w:del>
      <w:r w:rsidR="00492A72">
        <w:t>)</w:t>
      </w:r>
      <w:r w:rsidR="00B52BE4">
        <w:t xml:space="preserve">. </w:t>
      </w:r>
      <w:r w:rsidR="00492A72">
        <w:t xml:space="preserve">Clusters </w:t>
      </w:r>
      <w:r>
        <w:t>we</w:t>
      </w:r>
      <w:r w:rsidR="00492A72">
        <w:t xml:space="preserve">re </w:t>
      </w:r>
      <w:ins w:id="377" w:author="Alex Damian Serrano" w:date="2024-11-11T12:42:00Z">
        <w:r w:rsidR="007F2797">
          <w:t xml:space="preserve">not </w:t>
        </w:r>
      </w:ins>
      <w:r w:rsidR="00492A72">
        <w:t>significantly faster than transversal chains</w:t>
      </w:r>
      <w:ins w:id="378" w:author="Alex Damian Serrano" w:date="2024-11-11T12:43:00Z">
        <w:r w:rsidR="007F2797">
          <w:t xml:space="preserve"> nor</w:t>
        </w:r>
      </w:ins>
      <w:del w:id="379" w:author="Alex Damian Serrano" w:date="2024-11-11T12:43:00Z">
        <w:r w:rsidR="00492A72">
          <w:delText>,</w:delText>
        </w:r>
      </w:del>
      <w:r w:rsidR="00492A72">
        <w:t xml:space="preserve"> whorls</w:t>
      </w:r>
      <w:del w:id="380" w:author="Alex Damian Serrano" w:date="2024-11-11T12:43:00Z">
        <w:r w:rsidR="00492A72">
          <w:delText>, and oblique chains (Tukey’s p &lt; 0.01)</w:delText>
        </w:r>
      </w:del>
      <w:r w:rsidR="00492A72">
        <w:t>.</w:t>
      </w:r>
      <w:r w:rsidR="00827416">
        <w:t xml:space="preserve"> </w:t>
      </w:r>
      <w:r w:rsidR="00492A72">
        <w:t xml:space="preserve">Transversal chains </w:t>
      </w:r>
      <w:r>
        <w:t>we</w:t>
      </w:r>
      <w:r w:rsidR="00492A72">
        <w:t>re on par to whorls</w:t>
      </w:r>
      <w:del w:id="381" w:author="Alex Damian Serrano" w:date="2024-11-11T12:44:00Z">
        <w:r w:rsidR="00492A72">
          <w:delText xml:space="preserve"> and oblique chains</w:delText>
        </w:r>
      </w:del>
      <w:r w:rsidR="00492A72">
        <w:t xml:space="preserve">, with no significant differences between them. </w:t>
      </w:r>
    </w:p>
    <w:p w14:paraId="7D4E81E1" w14:textId="1C52A70C" w:rsidR="002320D6" w:rsidRDefault="00DB1A81" w:rsidP="008B0D0A">
      <w:pPr>
        <w:spacing w:line="360" w:lineRule="auto"/>
        <w:ind w:firstLine="720"/>
        <w:jc w:val="both"/>
      </w:pPr>
      <w:r>
        <w:t xml:space="preserve">In terms of relative speed (zooid lengths/pulse), linear architectures </w:t>
      </w:r>
      <w:r w:rsidR="00B72B25">
        <w:t>we</w:t>
      </w:r>
      <w:r>
        <w:t xml:space="preserve">re significantly faster than every other architecture </w:t>
      </w:r>
      <w:del w:id="382" w:author="Alex Damian Serrano" w:date="2024-11-11T12:46:00Z">
        <w:r>
          <w:delText xml:space="preserve">except helical </w:delText>
        </w:r>
      </w:del>
      <w:r>
        <w:t xml:space="preserve">(Tukey’s p &lt; 0.001). Bipinnate chains </w:t>
      </w:r>
      <w:r w:rsidR="00B72B25">
        <w:t>we</w:t>
      </w:r>
      <w:r>
        <w:t>re significantly faster than</w:t>
      </w:r>
      <w:r w:rsidR="00CF2B99">
        <w:t xml:space="preserve"> </w:t>
      </w:r>
      <w:del w:id="383" w:author="Alex Damian Serrano" w:date="2024-11-11T12:47:00Z">
        <w:r w:rsidR="00CF2B99">
          <w:delText xml:space="preserve">clusters, </w:delText>
        </w:r>
      </w:del>
      <w:r w:rsidR="00CF2B99">
        <w:t>whorls</w:t>
      </w:r>
      <w:del w:id="384" w:author="Alex Damian Serrano" w:date="2024-11-11T12:47:00Z">
        <w:r w:rsidR="00CF2B99">
          <w:delText>,</w:delText>
        </w:r>
      </w:del>
      <w:r w:rsidR="00CF2B99">
        <w:t xml:space="preserve"> </w:t>
      </w:r>
      <w:ins w:id="385" w:author="Alex Damian Serrano" w:date="2024-11-11T12:46:00Z">
        <w:r w:rsidR="006D0F3D">
          <w:t xml:space="preserve">and </w:t>
        </w:r>
      </w:ins>
      <w:r w:rsidR="00CF2B99">
        <w:t>transversal chains</w:t>
      </w:r>
      <w:del w:id="386" w:author="Alex Damian Serrano" w:date="2024-11-11T12:46:00Z">
        <w:r w:rsidR="00CF2B99">
          <w:delText>, and oblique chains</w:delText>
        </w:r>
      </w:del>
      <w:r w:rsidR="00CF2B99">
        <w:t xml:space="preserve"> (Tukey’s p &lt; 0.</w:t>
      </w:r>
      <w:del w:id="387" w:author="Alex Damian Serrano" w:date="2024-11-11T12:47:00Z">
        <w:r w:rsidR="00CF2B99">
          <w:delText>008</w:delText>
        </w:r>
      </w:del>
      <w:ins w:id="388" w:author="Alex Damian Serrano" w:date="2024-11-11T12:47:00Z">
        <w:r w:rsidR="006D0F3D">
          <w:t>01</w:t>
        </w:r>
      </w:ins>
      <w:ins w:id="389" w:author="Alex Damian Serrano" w:date="2024-11-13T14:45:00Z">
        <w:r w:rsidR="00CF2B99">
          <w:t>)</w:t>
        </w:r>
      </w:ins>
      <w:ins w:id="390" w:author="Alex Damian Serrano" w:date="2024-11-11T12:47:00Z">
        <w:r w:rsidR="006D0F3D">
          <w:t>, but not significantly different from clusters</w:t>
        </w:r>
      </w:ins>
      <w:ins w:id="391" w:author="Alex Damian Serrano" w:date="2024-11-13T14:45:00Z">
        <w:r w:rsidR="00CF2B99">
          <w:t>.</w:t>
        </w:r>
      </w:ins>
      <w:del w:id="392" w:author="Alex Damian Serrano" w:date="2024-11-13T14:45:00Z">
        <w:r w:rsidR="00CF2B99">
          <w:delText>).</w:delText>
        </w:r>
      </w:del>
      <w:r w:rsidR="00CF2B99">
        <w:t xml:space="preserve"> </w:t>
      </w:r>
      <w:del w:id="393" w:author="Alex Damian Serrano" w:date="2024-11-11T12:47:00Z">
        <w:r w:rsidR="00CF2B99">
          <w:delText xml:space="preserve">Helical chains </w:delText>
        </w:r>
        <w:r w:rsidR="00B72B25">
          <w:delText>we</w:delText>
        </w:r>
        <w:r w:rsidR="00CF2B99">
          <w:delText xml:space="preserve">re significantly faster than whorls and oblique chains (Tukey’s p &lt; 0.03). </w:delText>
        </w:r>
      </w:del>
      <w:r w:rsidR="00CF2B99">
        <w:t xml:space="preserve">Clusters </w:t>
      </w:r>
      <w:r w:rsidR="00B72B25">
        <w:t>we</w:t>
      </w:r>
      <w:r w:rsidR="00CF2B99">
        <w:t xml:space="preserve">re </w:t>
      </w:r>
      <w:del w:id="394" w:author="Alex Damian Serrano" w:date="2024-11-11T12:48:00Z">
        <w:r w:rsidR="00CF2B99">
          <w:delText xml:space="preserve">on par with helical chains for relative speed and </w:delText>
        </w:r>
        <w:r w:rsidR="00B72B25">
          <w:delText>we</w:delText>
        </w:r>
        <w:r w:rsidR="00CF2B99">
          <w:delText xml:space="preserve">re also </w:delText>
        </w:r>
      </w:del>
      <w:r w:rsidR="00CF2B99">
        <w:t>significantly faster than whorls</w:t>
      </w:r>
      <w:ins w:id="395" w:author="Alex Damian Serrano" w:date="2024-11-11T12:48:00Z">
        <w:r w:rsidR="00CF2B99">
          <w:t xml:space="preserve"> </w:t>
        </w:r>
        <w:r w:rsidR="006D0F3D">
          <w:t>(Tukey’s p &lt; 0.001)</w:t>
        </w:r>
      </w:ins>
      <w:ins w:id="396" w:author="Alex Damian Serrano" w:date="2024-11-11T12:49:00Z">
        <w:r w:rsidR="006D0F3D">
          <w:t xml:space="preserve"> in relative speed</w:t>
        </w:r>
      </w:ins>
      <w:del w:id="397" w:author="Alex Damian Serrano" w:date="2024-11-11T12:48:00Z">
        <w:r w:rsidR="00CF2B99" w:rsidDel="006D0F3D">
          <w:delText xml:space="preserve"> </w:delText>
        </w:r>
        <w:r w:rsidR="00CF2B99">
          <w:delText>and oblique chains</w:delText>
        </w:r>
      </w:del>
      <w:r w:rsidR="00CF2B99">
        <w:t>. Whorls</w:t>
      </w:r>
      <w:ins w:id="398" w:author="Alex Damian Serrano" w:date="2024-11-11T12:48:00Z">
        <w:r w:rsidR="006D0F3D">
          <w:t xml:space="preserve"> and</w:t>
        </w:r>
      </w:ins>
      <w:del w:id="399" w:author="Alex Damian Serrano" w:date="2024-11-11T12:48:00Z">
        <w:r w:rsidR="00CF2B99">
          <w:delText>,</w:delText>
        </w:r>
      </w:del>
      <w:r w:rsidR="00CF2B99">
        <w:t xml:space="preserve"> transversal chains</w:t>
      </w:r>
      <w:del w:id="400" w:author="Alex Damian Serrano" w:date="2024-11-11T12:48:00Z">
        <w:r w:rsidR="00CF2B99">
          <w:delText>, and oblique chains</w:delText>
        </w:r>
      </w:del>
      <w:r w:rsidR="00CF2B99">
        <w:t xml:space="preserve"> </w:t>
      </w:r>
      <w:r w:rsidR="00B72B25">
        <w:t>presented</w:t>
      </w:r>
      <w:r w:rsidR="00CF2B99">
        <w:t xml:space="preserve"> similar relative </w:t>
      </w:r>
      <w:r w:rsidR="00B72B25">
        <w:t xml:space="preserve">swimming </w:t>
      </w:r>
      <w:r w:rsidR="00CF2B99">
        <w:t>speeds with no significant differences.</w:t>
      </w:r>
    </w:p>
    <w:p w14:paraId="39592F08" w14:textId="4F89213F" w:rsidR="002320D6" w:rsidRDefault="0094247D">
      <w:pPr>
        <w:spacing w:line="360" w:lineRule="auto"/>
        <w:jc w:val="both"/>
      </w:pPr>
      <w:r>
        <w:rPr>
          <w:color w:val="222222"/>
          <w:highlight w:val="white"/>
        </w:rPr>
        <w:tab/>
        <w:t xml:space="preserve">Since linear architectures had </w:t>
      </w:r>
      <w:del w:id="401" w:author="Alex Damian Serrano" w:date="2024-11-11T12:50:00Z">
        <w:r>
          <w:rPr>
            <w:color w:val="222222"/>
            <w:highlight w:val="white"/>
          </w:rPr>
          <w:delText xml:space="preserve">faster </w:delText>
        </w:r>
      </w:del>
      <w:ins w:id="402" w:author="Alex Damian Serrano" w:date="2024-11-11T12:50:00Z">
        <w:r w:rsidR="00A8099B">
          <w:rPr>
            <w:color w:val="222222"/>
            <w:highlight w:val="white"/>
          </w:rPr>
          <w:t xml:space="preserve">the fastest </w:t>
        </w:r>
      </w:ins>
      <w:r>
        <w:rPr>
          <w:color w:val="222222"/>
          <w:highlight w:val="white"/>
        </w:rPr>
        <w:t xml:space="preserve">mean swimming speeds (Fig. </w:t>
      </w:r>
      <w:r w:rsidR="00C11132">
        <w:rPr>
          <w:color w:val="222222"/>
          <w:highlight w:val="white"/>
        </w:rPr>
        <w:t>3C</w:t>
      </w:r>
      <w:r>
        <w:rPr>
          <w:color w:val="222222"/>
          <w:highlight w:val="white"/>
        </w:rPr>
        <w:t xml:space="preserve">, D), we investigated the relationship between </w:t>
      </w:r>
      <w:r>
        <w:t xml:space="preserve">swimming speeds with the dorsoventral zooid rotation angle, which represents the degree of linearity of the colony (Fig. </w:t>
      </w:r>
      <w:r w:rsidR="00C11132">
        <w:t>4</w:t>
      </w:r>
      <w:r>
        <w:t xml:space="preserve">). </w:t>
      </w:r>
      <w:r w:rsidR="00A31EE3">
        <w:t>S</w:t>
      </w:r>
      <w:r>
        <w:t>pecies with more parallel (lower angles) dorsoventral zooid rotation present</w:t>
      </w:r>
      <w:r w:rsidR="00637BF6">
        <w:t>ed</w:t>
      </w:r>
      <w:r>
        <w:t xml:space="preserve"> faster absolute speeds (</w:t>
      </w:r>
      <w:ins w:id="403" w:author="Alex Damian Serrano" w:date="2024-11-11T14:57:00Z">
        <w:r w:rsidR="00724628">
          <w:t xml:space="preserve">n = </w:t>
        </w:r>
      </w:ins>
      <w:ins w:id="404" w:author="Alex Damian Serrano" w:date="2024-11-11T12:52:00Z">
        <w:r w:rsidR="00B251E8">
          <w:t>9</w:t>
        </w:r>
      </w:ins>
      <w:ins w:id="405" w:author="Alex Damian Serrano" w:date="2024-11-11T12:53:00Z">
        <w:r w:rsidR="00B251E8">
          <w:t>10</w:t>
        </w:r>
      </w:ins>
      <w:ins w:id="406" w:author="Alex Damian Serrano" w:date="2024-11-11T12:52:00Z">
        <w:r w:rsidR="00B251E8">
          <w:t xml:space="preserve">, </w:t>
        </w:r>
      </w:ins>
      <w:ins w:id="407" w:author="Alex Damian Serrano" w:date="2024-11-11T14:57:00Z">
        <w:r w:rsidR="00724628">
          <w:t xml:space="preserve">N = </w:t>
        </w:r>
      </w:ins>
      <w:ins w:id="408" w:author="Alex Damian Serrano" w:date="2024-11-11T12:53:00Z">
        <w:r w:rsidR="00B251E8">
          <w:t>107,</w:t>
        </w:r>
      </w:ins>
      <w:ins w:id="409" w:author="Alex Damian Serrano" w:date="2024-11-11T12:54:00Z">
        <w:r w:rsidR="00B251E8">
          <w:t xml:space="preserve"> 16 species,</w:t>
        </w:r>
      </w:ins>
      <w:ins w:id="410" w:author="Alex Damian Serrano" w:date="2024-11-11T12:53:00Z">
        <w:r w:rsidR="00B251E8">
          <w:t xml:space="preserve"> </w:t>
        </w:r>
      </w:ins>
      <w:r w:rsidR="00D907F5">
        <w:t xml:space="preserve">Speed mm/s </w:t>
      </w:r>
      <w:ins w:id="411" w:author="Alex Damian Serrano" w:date="2024-11-11T12:50:00Z">
        <w:r w:rsidR="00A8099B">
          <w:t>=</w:t>
        </w:r>
      </w:ins>
      <w:del w:id="412" w:author="Alex Damian Serrano" w:date="2024-11-11T12:50:00Z">
        <w:r w:rsidR="00D907F5" w:rsidDel="00A8099B">
          <w:delText>~</w:delText>
        </w:r>
      </w:del>
      <w:ins w:id="413" w:author="Alex Damian Serrano" w:date="2024-11-13T14:45:00Z">
        <w:r w:rsidR="00D907F5">
          <w:t xml:space="preserve"> </w:t>
        </w:r>
      </w:ins>
      <w:ins w:id="414" w:author="Alex Damian Serrano" w:date="2024-11-11T12:54:00Z">
        <w:r w:rsidR="00B251E8">
          <w:t>-0.78*</w:t>
        </w:r>
      </w:ins>
      <w:del w:id="415" w:author="Alex Damian Serrano" w:date="2024-11-13T14:45:00Z">
        <w:r w:rsidR="00D907F5">
          <w:delText xml:space="preserve">~ </w:delText>
        </w:r>
      </w:del>
      <w:r w:rsidR="00D907F5">
        <w:t>DV Zooid angle</w:t>
      </w:r>
      <w:ins w:id="416" w:author="Alex Damian Serrano" w:date="2024-11-11T12:54:00Z">
        <w:r w:rsidR="00B251E8">
          <w:t xml:space="preserve"> + 81.25</w:t>
        </w:r>
      </w:ins>
      <w:r w:rsidR="00D907F5">
        <w:t>, adjusted R</w:t>
      </w:r>
      <w:r w:rsidR="00D907F5" w:rsidRPr="00D10F95">
        <w:rPr>
          <w:vertAlign w:val="superscript"/>
        </w:rPr>
        <w:t>2</w:t>
      </w:r>
      <w:r w:rsidR="00D907F5">
        <w:t xml:space="preserve"> = 0.33</w:t>
      </w:r>
      <w:r>
        <w:t xml:space="preserve">, p &lt; 0.0001) </w:t>
      </w:r>
      <w:r w:rsidR="00A31EE3">
        <w:t>and</w:t>
      </w:r>
      <w:r>
        <w:t xml:space="preserve"> faster size-and-effort corrected swimming speeds (</w:t>
      </w:r>
      <w:ins w:id="417" w:author="Alex Damian Serrano" w:date="2024-11-11T14:57:00Z">
        <w:r w:rsidR="00724628">
          <w:t xml:space="preserve">n = </w:t>
        </w:r>
      </w:ins>
      <w:ins w:id="418" w:author="Alex Damian Serrano" w:date="2024-11-11T13:01:00Z">
        <w:r w:rsidR="00B251E8">
          <w:t xml:space="preserve">810, </w:t>
        </w:r>
      </w:ins>
      <w:ins w:id="419" w:author="Alex Damian Serrano" w:date="2024-11-11T14:57:00Z">
        <w:r w:rsidR="00724628">
          <w:t xml:space="preserve">N = </w:t>
        </w:r>
      </w:ins>
      <w:ins w:id="420" w:author="Alex Damian Serrano" w:date="2024-11-11T13:01:00Z">
        <w:r w:rsidR="00B251E8">
          <w:t xml:space="preserve">96, 16 species, </w:t>
        </w:r>
      </w:ins>
      <w:r w:rsidR="00D907F5">
        <w:t xml:space="preserve">Speed zooids/pulse </w:t>
      </w:r>
      <w:ins w:id="421" w:author="Alex Damian Serrano" w:date="2024-11-11T13:02:00Z">
        <w:r w:rsidR="00564161">
          <w:t>=</w:t>
        </w:r>
      </w:ins>
      <w:del w:id="422" w:author="Alex Damian Serrano" w:date="2024-11-11T13:02:00Z">
        <w:r w:rsidR="00D907F5" w:rsidDel="00564161">
          <w:delText>~</w:delText>
        </w:r>
      </w:del>
      <w:ins w:id="423" w:author="Alex Damian Serrano" w:date="2024-11-13T14:45:00Z">
        <w:r w:rsidR="00D907F5">
          <w:t xml:space="preserve"> </w:t>
        </w:r>
      </w:ins>
      <w:ins w:id="424" w:author="Alex Damian Serrano" w:date="2024-11-11T13:03:00Z">
        <w:r w:rsidR="00564161">
          <w:t>-0.016*</w:t>
        </w:r>
      </w:ins>
      <w:del w:id="425" w:author="Alex Damian Serrano" w:date="2024-11-13T14:45:00Z">
        <w:r w:rsidR="00D907F5">
          <w:delText xml:space="preserve">~ </w:delText>
        </w:r>
      </w:del>
      <w:r w:rsidR="00D907F5">
        <w:t>DV Zooid angle</w:t>
      </w:r>
      <w:ins w:id="426" w:author="Alex Damian Serrano" w:date="2024-11-11T13:03:00Z">
        <w:r w:rsidR="00564161">
          <w:t xml:space="preserve"> + 2.37</w:t>
        </w:r>
      </w:ins>
      <w:r w:rsidR="00D907F5">
        <w:t>, adjusted R</w:t>
      </w:r>
      <w:r w:rsidR="00D907F5" w:rsidRPr="00D10F95">
        <w:rPr>
          <w:vertAlign w:val="superscript"/>
        </w:rPr>
        <w:t>2</w:t>
      </w:r>
      <w:r w:rsidR="00D907F5">
        <w:t xml:space="preserve"> = 0.09,</w:t>
      </w:r>
      <w:r>
        <w:t xml:space="preserve"> p &lt; 0.0001). </w:t>
      </w:r>
    </w:p>
    <w:p w14:paraId="4074A022" w14:textId="77777777" w:rsidR="00CA17B1" w:rsidRPr="0035573A" w:rsidRDefault="00746BE9" w:rsidP="008B0D0A">
      <w:pPr>
        <w:spacing w:line="360" w:lineRule="auto"/>
        <w:jc w:val="both"/>
      </w:pPr>
      <w:ins w:id="427" w:author="Alex Damian Serrano" w:date="2024-11-11T19:19:00Z">
        <w:r>
          <w:rPr>
            <w:noProof/>
          </w:rPr>
          <w:lastRenderedPageBreak/>
          <w:drawing>
            <wp:inline distT="0" distB="0" distL="0" distR="0" wp14:anchorId="0C0ABF9F" wp14:editId="5E993833">
              <wp:extent cx="5943600" cy="2315845"/>
              <wp:effectExtent l="0" t="0" r="0" b="0"/>
              <wp:docPr id="502024501"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24501" name="Picture 3" descr="A graph of different colore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15845"/>
                      </a:xfrm>
                      <a:prstGeom prst="rect">
                        <a:avLst/>
                      </a:prstGeom>
                    </pic:spPr>
                  </pic:pic>
                </a:graphicData>
              </a:graphic>
            </wp:inline>
          </w:drawing>
        </w:r>
      </w:ins>
    </w:p>
    <w:p w14:paraId="746E8366" w14:textId="5ACD3F55" w:rsidR="002320D6" w:rsidRDefault="0094247D">
      <w:pPr>
        <w:spacing w:line="360" w:lineRule="auto"/>
        <w:jc w:val="both"/>
      </w:pPr>
      <w:del w:id="428" w:author="Alex Damian Serrano" w:date="2024-11-11T19:18:00Z">
        <w:r>
          <w:rPr>
            <w:noProof/>
            <w:color w:val="222222"/>
            <w:highlight w:val="white"/>
          </w:rPr>
          <w:drawing>
            <wp:inline distT="114300" distB="114300" distL="114300" distR="114300" wp14:anchorId="44DA2A24" wp14:editId="57AF7B88">
              <wp:extent cx="5943600" cy="24765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11" name="image18.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del>
      <w:r>
        <w:rPr>
          <w:color w:val="222222"/>
          <w:highlight w:val="white"/>
        </w:rPr>
        <w:t xml:space="preserve">Figure </w:t>
      </w:r>
      <w:r w:rsidR="00865248">
        <w:rPr>
          <w:color w:val="222222"/>
          <w:highlight w:val="white"/>
        </w:rPr>
        <w:t>4</w:t>
      </w:r>
      <w:r>
        <w:rPr>
          <w:color w:val="222222"/>
          <w:highlight w:val="white"/>
        </w:rPr>
        <w:t>. Absolute (A) and relative (B) colony swimming speed (</w:t>
      </w:r>
      <w:r>
        <w:t>specimen mean with standard errors</w:t>
      </w:r>
      <w:r w:rsidR="00071FAA" w:rsidRPr="004A442F">
        <w:t xml:space="preserve">, </w:t>
      </w:r>
      <w:r w:rsidR="004A442F">
        <w:t xml:space="preserve">total </w:t>
      </w:r>
      <w:r w:rsidR="00071FAA" w:rsidRPr="004A442F">
        <w:t>n=</w:t>
      </w:r>
      <w:r w:rsidR="00DF0306" w:rsidRPr="008B0D0A">
        <w:t>103</w:t>
      </w:r>
      <w:r w:rsidRPr="004A442F">
        <w:t>)</w:t>
      </w:r>
      <w:r w:rsidRPr="008B0D0A">
        <w:rPr>
          <w:color w:val="222222"/>
        </w:rPr>
        <w:t xml:space="preserve"> </w:t>
      </w:r>
      <w:r>
        <w:rPr>
          <w:color w:val="222222"/>
          <w:highlight w:val="white"/>
        </w:rPr>
        <w:t>for each salp species across their degree of dorsoventral zooid rotation. Error bars indicate standard error. The color indicates colonial architecture. Gray areas indicate the 95% confidence interval of the linear regression (black line).</w:t>
      </w:r>
      <w:del w:id="429" w:author="Alex Damian Serrano" w:date="2024-11-11T13:05:00Z">
        <w:r w:rsidR="00A31EE3">
          <w:rPr>
            <w:color w:val="222222"/>
            <w:highlight w:val="white"/>
          </w:rPr>
          <w:delText xml:space="preserve">  </w:delText>
        </w:r>
        <w:r w:rsidR="001C2717">
          <w:delText>S</w:delText>
        </w:r>
        <w:r w:rsidR="00A31EE3">
          <w:delText>pecies with more parallel (lower angles) dorsoventral zooid rotation present faster absolute speeds (</w:delText>
        </w:r>
        <w:r w:rsidR="00A31EE3" w:rsidRPr="006A274F">
          <w:rPr>
            <w:highlight w:val="yellow"/>
          </w:rPr>
          <w:delText>Speed mm/s ~ DV Zooid angle,</w:delText>
        </w:r>
        <w:r w:rsidR="00A31EE3">
          <w:delText xml:space="preserve"> adjusted R</w:delText>
        </w:r>
        <w:r w:rsidR="00A31EE3" w:rsidRPr="00D10F95">
          <w:rPr>
            <w:vertAlign w:val="superscript"/>
          </w:rPr>
          <w:delText>2</w:delText>
        </w:r>
        <w:r w:rsidR="00A31EE3">
          <w:delText xml:space="preserve"> = 0.33, p &lt; 0.0001) </w:delText>
        </w:r>
        <w:r w:rsidR="002771DB">
          <w:delText>and</w:delText>
        </w:r>
        <w:r w:rsidR="00A31EE3">
          <w:delText xml:space="preserve"> faster size-and-effort corrected swimming speeds (Speed zooids/pulse ~ DV Zooid angle, adjusted R</w:delText>
        </w:r>
        <w:r w:rsidR="00A31EE3" w:rsidRPr="00D10F95">
          <w:rPr>
            <w:vertAlign w:val="superscript"/>
          </w:rPr>
          <w:delText>2</w:delText>
        </w:r>
        <w:r w:rsidR="00A31EE3">
          <w:delText xml:space="preserve"> = 0.09, p &lt; 0.0001)</w:delText>
        </w:r>
        <w:r w:rsidR="00CA17B1">
          <w:delText>.</w:delText>
        </w:r>
      </w:del>
    </w:p>
    <w:p w14:paraId="4834B60E" w14:textId="77777777" w:rsidR="00CA17B1" w:rsidRDefault="00CA17B1" w:rsidP="008B0D0A">
      <w:pPr>
        <w:spacing w:line="360" w:lineRule="auto"/>
        <w:jc w:val="both"/>
        <w:rPr>
          <w:color w:val="222222"/>
          <w:highlight w:val="white"/>
        </w:rPr>
      </w:pPr>
    </w:p>
    <w:p w14:paraId="4EB3E055" w14:textId="760DCE59" w:rsidR="002320D6" w:rsidRDefault="0094247D" w:rsidP="008B0D0A">
      <w:pPr>
        <w:spacing w:line="360" w:lineRule="auto"/>
        <w:ind w:firstLine="720"/>
        <w:jc w:val="both"/>
      </w:pPr>
      <w:r>
        <w:t>We compared how swimming speeds scale with the number of zooids in the colony and found differences between colonial architectures. Swimming speed in whorls increased with number of zooids (</w:t>
      </w:r>
      <w:ins w:id="430" w:author="Alex Damian Serrano" w:date="2024-11-11T14:58:00Z">
        <w:r w:rsidR="00684129">
          <w:t xml:space="preserve">n = </w:t>
        </w:r>
      </w:ins>
      <w:ins w:id="431" w:author="Alex Damian Serrano" w:date="2024-11-11T13:10:00Z">
        <w:r w:rsidR="00457F92">
          <w:t xml:space="preserve">84, </w:t>
        </w:r>
      </w:ins>
      <w:ins w:id="432" w:author="Alex Damian Serrano" w:date="2024-11-11T14:58:00Z">
        <w:r w:rsidR="00684129">
          <w:t xml:space="preserve">N = </w:t>
        </w:r>
      </w:ins>
      <w:ins w:id="433" w:author="Alex Damian Serrano" w:date="2024-11-11T13:10:00Z">
        <w:r w:rsidR="00457F92">
          <w:t xml:space="preserve">10, </w:t>
        </w:r>
      </w:ins>
      <w:ins w:id="434" w:author="Alex Damian Serrano" w:date="2024-11-11T13:13:00Z">
        <w:r w:rsidR="008B539B">
          <w:t>3</w:t>
        </w:r>
      </w:ins>
      <w:ins w:id="435" w:author="Alex Damian Serrano" w:date="2024-11-11T13:10:00Z">
        <w:r w:rsidR="00457F92">
          <w:t xml:space="preserve"> species, </w:t>
        </w:r>
      </w:ins>
      <w:r w:rsidR="00AB6BCF">
        <w:t xml:space="preserve">Speed mm/s </w:t>
      </w:r>
      <w:ins w:id="436" w:author="Alex Damian Serrano" w:date="2024-11-11T13:08:00Z">
        <w:r w:rsidR="00457F92">
          <w:t>=</w:t>
        </w:r>
      </w:ins>
      <w:del w:id="437" w:author="Alex Damian Serrano" w:date="2024-11-11T13:08:00Z">
        <w:r w:rsidR="00AB6BCF" w:rsidDel="00457F92">
          <w:delText>~</w:delText>
        </w:r>
      </w:del>
      <w:ins w:id="438" w:author="Alex Damian Serrano" w:date="2024-11-13T14:45:00Z">
        <w:r w:rsidR="00AB6BCF">
          <w:t xml:space="preserve"> </w:t>
        </w:r>
      </w:ins>
      <w:ins w:id="439" w:author="Alex Damian Serrano" w:date="2024-11-11T13:08:00Z">
        <w:r w:rsidR="00457F92">
          <w:t>0.</w:t>
        </w:r>
      </w:ins>
      <w:ins w:id="440" w:author="Alex Damian Serrano" w:date="2024-11-11T13:13:00Z">
        <w:r w:rsidR="008B539B">
          <w:t>08</w:t>
        </w:r>
      </w:ins>
      <w:ins w:id="441" w:author="Alex Damian Serrano" w:date="2024-11-11T13:08:00Z">
        <w:r w:rsidR="00457F92">
          <w:t>*</w:t>
        </w:r>
      </w:ins>
      <w:del w:id="442" w:author="Alex Damian Serrano" w:date="2024-11-13T14:45:00Z">
        <w:r w:rsidR="00AB6BCF">
          <w:delText xml:space="preserve">~ </w:delText>
        </w:r>
      </w:del>
      <w:del w:id="443" w:author="Alex Damian Serrano" w:date="2024-11-11T13:08:00Z">
        <w:r w:rsidR="00AB6BCF">
          <w:delText xml:space="preserve">Zooid </w:delText>
        </w:r>
        <w:r w:rsidR="00AB6BCF" w:rsidDel="00457F92">
          <w:delText>n</w:delText>
        </w:r>
      </w:del>
      <w:ins w:id="444" w:author="Alex Damian Serrano" w:date="2024-11-11T13:08:00Z">
        <w:r w:rsidR="00457F92">
          <w:t>N</w:t>
        </w:r>
      </w:ins>
      <w:ins w:id="445" w:author="Alex Damian Serrano" w:date="2024-11-13T14:45:00Z">
        <w:r w:rsidR="00AB6BCF">
          <w:t>umber</w:t>
        </w:r>
      </w:ins>
      <w:ins w:id="446" w:author="Alex Damian Serrano" w:date="2024-11-11T13:08:00Z">
        <w:r w:rsidR="00457F92">
          <w:t xml:space="preserve"> of zooids + </w:t>
        </w:r>
      </w:ins>
      <w:ins w:id="447" w:author="Alex Damian Serrano" w:date="2024-11-11T13:13:00Z">
        <w:r w:rsidR="008B539B">
          <w:t>0.12</w:t>
        </w:r>
      </w:ins>
      <w:del w:id="448" w:author="Alex Damian Serrano" w:date="2024-11-13T14:45:00Z">
        <w:r w:rsidR="00AB6BCF">
          <w:delText>number</w:delText>
        </w:r>
      </w:del>
      <w:r w:rsidR="00AB6BCF">
        <w:t>, adjusted R</w:t>
      </w:r>
      <w:r w:rsidR="00AB6BCF" w:rsidRPr="00D10F95">
        <w:rPr>
          <w:vertAlign w:val="superscript"/>
        </w:rPr>
        <w:t>2</w:t>
      </w:r>
      <w:r w:rsidR="00AB6BCF">
        <w:t xml:space="preserve"> = 0.3,</w:t>
      </w:r>
      <w:r>
        <w:t xml:space="preserve"> p &lt; 0.0001), </w:t>
      </w:r>
      <w:r w:rsidR="00AB6BCF">
        <w:t>though</w:t>
      </w:r>
      <w:r>
        <w:t xml:space="preserve"> the data</w:t>
      </w:r>
      <w:r w:rsidR="00AB6BCF">
        <w:t xml:space="preserve"> for this architecture</w:t>
      </w:r>
      <w:r>
        <w:t xml:space="preserve"> was limited to small numbers of zooids (4 to 13) and relatively slow speeds</w:t>
      </w:r>
      <w:ins w:id="449" w:author="Alex Damian Serrano" w:date="2024-11-11T13:15:00Z">
        <w:r w:rsidR="008B539B">
          <w:t xml:space="preserve"> (under 51 mm/s)</w:t>
        </w:r>
      </w:ins>
      <w:ins w:id="450" w:author="Alex Damian Serrano" w:date="2024-11-13T14:45:00Z">
        <w:r>
          <w:t>.</w:t>
        </w:r>
      </w:ins>
      <w:del w:id="451" w:author="Alex Damian Serrano" w:date="2024-11-13T14:45:00Z">
        <w:r>
          <w:delText>.</w:delText>
        </w:r>
      </w:del>
      <w:r>
        <w:t xml:space="preserve"> </w:t>
      </w:r>
      <w:r w:rsidR="00AB6BCF">
        <w:t>L</w:t>
      </w:r>
      <w:r>
        <w:t>inear chain architectures did increase in relative speed with the number of zooids (</w:t>
      </w:r>
      <w:ins w:id="452" w:author="Alex Damian Serrano" w:date="2024-11-11T14:58:00Z">
        <w:r w:rsidR="00684129">
          <w:t xml:space="preserve">n = </w:t>
        </w:r>
      </w:ins>
      <w:ins w:id="453" w:author="Alex Damian Serrano" w:date="2024-11-11T13:16:00Z">
        <w:r w:rsidR="008B539B">
          <w:t>443</w:t>
        </w:r>
        <w:r w:rsidR="00D3268C">
          <w:t xml:space="preserve">, </w:t>
        </w:r>
      </w:ins>
      <w:ins w:id="454" w:author="Alex Damian Serrano" w:date="2024-11-11T14:58:00Z">
        <w:r w:rsidR="00684129">
          <w:t xml:space="preserve">N = </w:t>
        </w:r>
      </w:ins>
      <w:ins w:id="455" w:author="Alex Damian Serrano" w:date="2024-11-11T13:17:00Z">
        <w:r w:rsidR="00D3268C">
          <w:t xml:space="preserve">52, </w:t>
        </w:r>
      </w:ins>
      <w:ins w:id="456" w:author="Alex Damian Serrano" w:date="2024-11-11T13:18:00Z">
        <w:r w:rsidR="00D3268C">
          <w:t xml:space="preserve">6 species, Speed mm/s = 0.02*Number of zooids + 1.77, </w:t>
        </w:r>
      </w:ins>
      <w:r w:rsidR="00AB6BCF">
        <w:t>adjusted R</w:t>
      </w:r>
      <w:r w:rsidR="00AB6BCF" w:rsidRPr="00D10F95">
        <w:rPr>
          <w:vertAlign w:val="superscript"/>
        </w:rPr>
        <w:t>2</w:t>
      </w:r>
      <w:r w:rsidR="00AB6BCF">
        <w:t xml:space="preserve"> = 0.14, </w:t>
      </w:r>
      <w:r>
        <w:t>p &lt; 0.001), as did bipinnate chains (</w:t>
      </w:r>
      <w:ins w:id="457" w:author="Alex Damian Serrano" w:date="2024-11-11T14:58:00Z">
        <w:r w:rsidR="00684129">
          <w:t xml:space="preserve">n = </w:t>
        </w:r>
      </w:ins>
      <w:ins w:id="458" w:author="Alex Damian Serrano" w:date="2024-11-11T13:19:00Z">
        <w:r w:rsidR="00D3268C">
          <w:t xml:space="preserve">157, </w:t>
        </w:r>
      </w:ins>
      <w:ins w:id="459" w:author="Alex Damian Serrano" w:date="2024-11-11T14:58:00Z">
        <w:r w:rsidR="00684129">
          <w:t xml:space="preserve">N = </w:t>
        </w:r>
      </w:ins>
      <w:ins w:id="460" w:author="Alex Damian Serrano" w:date="2024-11-11T13:20:00Z">
        <w:r w:rsidR="00D3268C">
          <w:t xml:space="preserve">18, 3 species, </w:t>
        </w:r>
      </w:ins>
      <w:ins w:id="461" w:author="Alex Damian Serrano" w:date="2024-11-11T13:19:00Z">
        <w:r w:rsidR="00D3268C">
          <w:t xml:space="preserve">Speed mm/s = 0.015*Number of zooids + 1.05, </w:t>
        </w:r>
      </w:ins>
      <w:r w:rsidR="00AB6BCF">
        <w:t>adjusted R</w:t>
      </w:r>
      <w:r w:rsidR="00AB6BCF" w:rsidRPr="00D10F95">
        <w:rPr>
          <w:vertAlign w:val="superscript"/>
        </w:rPr>
        <w:t>2</w:t>
      </w:r>
      <w:r w:rsidR="00AB6BCF">
        <w:t xml:space="preserve"> = 0.04, </w:t>
      </w:r>
      <w:r>
        <w:t>p &lt; 0.02).</w:t>
      </w:r>
      <w:r w:rsidR="00AB6BCF">
        <w:t xml:space="preserve"> This relationship was not significant for any of the other architectures.</w:t>
      </w:r>
    </w:p>
    <w:p w14:paraId="7724C495" w14:textId="541BEC0F" w:rsidR="002320D6" w:rsidRDefault="00B72B25" w:rsidP="008B0D0A">
      <w:pPr>
        <w:spacing w:line="360" w:lineRule="auto"/>
        <w:ind w:firstLine="720"/>
        <w:jc w:val="both"/>
      </w:pPr>
      <w:r>
        <w:t>We</w:t>
      </w:r>
      <w:r w:rsidR="0094247D">
        <w:t xml:space="preserve"> pooled the data from multiple architectures into scaling modes</w:t>
      </w:r>
      <w:r>
        <w:t xml:space="preserve"> to</w:t>
      </w:r>
      <w:r w:rsidR="0094247D">
        <w:t xml:space="preserve"> evaluate the overall relationship in colonies with a constant frontal area (linear, bipinnate, and helical species) and in colonies with scaling frontal area (transversal, whorl, cluster, and oblique species) with linear regression</w:t>
      </w:r>
      <w:r w:rsidR="00D22597">
        <w:t>s</w:t>
      </w:r>
      <w:r w:rsidR="006A274F">
        <w:t xml:space="preserve"> (Fig. 1)</w:t>
      </w:r>
      <w:r w:rsidR="0094247D">
        <w:t xml:space="preserve">. This aggregation allowed the inclusion of data from architectures for which we only have one specimen (helical and oblique). When pooled by scaling mode (Fig. </w:t>
      </w:r>
      <w:r w:rsidR="00C11132">
        <w:t>5</w:t>
      </w:r>
      <w:r w:rsidR="0094247D">
        <w:t>), the regression on colonies with a constant frontal area had a higher intercept on the swimming speed axis than in those with a scaling frontal area (1.54 and 1.09 zooid</w:t>
      </w:r>
      <w:r w:rsidR="006A274F">
        <w:t xml:space="preserve"> length</w:t>
      </w:r>
      <w:r w:rsidR="0094247D">
        <w:t>s/pulse, respectively), reflecting the generally higher swimming speed of the former. Moreover, the regression on colonies with constant frontal area had a significant positive slope (</w:t>
      </w:r>
      <w:ins w:id="462" w:author="Alex Damian Serrano" w:date="2024-11-11T14:58:00Z">
        <w:r w:rsidR="00624D9B">
          <w:t xml:space="preserve">n = </w:t>
        </w:r>
      </w:ins>
      <w:ins w:id="463" w:author="Alex Damian Serrano" w:date="2024-11-11T13:25:00Z">
        <w:r w:rsidR="00D9518D">
          <w:t xml:space="preserve">607, </w:t>
        </w:r>
      </w:ins>
      <w:ins w:id="464" w:author="Alex Damian Serrano" w:date="2024-11-11T14:58:00Z">
        <w:r w:rsidR="00624D9B">
          <w:t xml:space="preserve">N = </w:t>
        </w:r>
      </w:ins>
      <w:ins w:id="465" w:author="Alex Damian Serrano" w:date="2024-11-11T13:24:00Z">
        <w:r w:rsidR="00D9518D">
          <w:t xml:space="preserve">71, 10 species, </w:t>
        </w:r>
      </w:ins>
      <w:r w:rsidR="00AB6BCF">
        <w:t xml:space="preserve">Speed mm/s </w:t>
      </w:r>
      <w:ins w:id="466" w:author="Alex Damian Serrano" w:date="2024-11-11T13:23:00Z">
        <w:r w:rsidR="00FF1D28">
          <w:t>=</w:t>
        </w:r>
      </w:ins>
      <w:del w:id="467" w:author="Alex Damian Serrano" w:date="2024-11-11T13:23:00Z">
        <w:r w:rsidR="00AB6BCF" w:rsidDel="00FF1D28">
          <w:delText>~</w:delText>
        </w:r>
      </w:del>
      <w:ins w:id="468" w:author="Alex Damian Serrano" w:date="2024-11-13T14:45:00Z">
        <w:r w:rsidR="00AB6BCF">
          <w:t xml:space="preserve"> </w:t>
        </w:r>
      </w:ins>
      <w:ins w:id="469" w:author="Alex Damian Serrano" w:date="2024-11-11T13:23:00Z">
        <w:r w:rsidR="00FF1D28">
          <w:t>0.02*</w:t>
        </w:r>
      </w:ins>
      <w:del w:id="470" w:author="Alex Damian Serrano" w:date="2024-11-13T14:45:00Z">
        <w:r w:rsidR="00AB6BCF">
          <w:delText xml:space="preserve">~ </w:delText>
        </w:r>
      </w:del>
      <w:del w:id="471" w:author="Alex Damian Serrano" w:date="2024-11-11T13:23:00Z">
        <w:r w:rsidR="00AB6BCF">
          <w:delText>Zooid number</w:delText>
        </w:r>
      </w:del>
      <w:ins w:id="472" w:author="Alex Damian Serrano" w:date="2024-11-11T13:23:00Z">
        <w:r w:rsidR="00D9518D">
          <w:t>Number of zooids + 1.55</w:t>
        </w:r>
      </w:ins>
      <w:r w:rsidR="00AB6BCF">
        <w:t xml:space="preserve">, </w:t>
      </w:r>
      <w:del w:id="473" w:author="Alex Damian Serrano" w:date="2024-11-11T13:23:00Z">
        <w:r w:rsidR="00AB6BCF">
          <w:delText xml:space="preserve">slope = </w:delText>
        </w:r>
        <w:r w:rsidR="0094247D">
          <w:delText>0.02,</w:delText>
        </w:r>
        <w:r w:rsidR="00AB6BCF">
          <w:delText xml:space="preserve"> </w:delText>
        </w:r>
      </w:del>
      <w:r w:rsidR="00AB6BCF">
        <w:t>adjusted R</w:t>
      </w:r>
      <w:r w:rsidR="00AB6BCF" w:rsidRPr="00D10F95">
        <w:rPr>
          <w:vertAlign w:val="superscript"/>
        </w:rPr>
        <w:t>2</w:t>
      </w:r>
      <w:r w:rsidR="00AB6BCF">
        <w:t xml:space="preserve"> = 0.12,</w:t>
      </w:r>
      <w:r w:rsidR="0094247D">
        <w:t xml:space="preserve"> p &lt; 0.001), while the regression </w:t>
      </w:r>
      <w:r w:rsidR="0094247D">
        <w:lastRenderedPageBreak/>
        <w:t>on those with scaling frontal area was not significant</w:t>
      </w:r>
      <w:r w:rsidR="00AB6BCF">
        <w:t xml:space="preserve"> (</w:t>
      </w:r>
      <w:ins w:id="474" w:author="Alex Damian Serrano" w:date="2024-11-11T14:58:00Z">
        <w:r w:rsidR="00624D9B">
          <w:t xml:space="preserve">n = </w:t>
        </w:r>
      </w:ins>
      <w:ins w:id="475" w:author="Alex Damian Serrano" w:date="2024-11-11T13:26:00Z">
        <w:r w:rsidR="00D9518D">
          <w:t xml:space="preserve">241, </w:t>
        </w:r>
      </w:ins>
      <w:ins w:id="476" w:author="Alex Damian Serrano" w:date="2024-11-11T14:59:00Z">
        <w:r w:rsidR="00624D9B">
          <w:t xml:space="preserve">N = </w:t>
        </w:r>
      </w:ins>
      <w:ins w:id="477" w:author="Alex Damian Serrano" w:date="2024-11-11T13:26:00Z">
        <w:r w:rsidR="00D9518D">
          <w:t xml:space="preserve">29, 8 species, </w:t>
        </w:r>
      </w:ins>
      <w:r w:rsidR="00AB6BCF">
        <w:t>p = 0.073)</w:t>
      </w:r>
      <w:r w:rsidR="0094247D">
        <w:t>.</w:t>
      </w:r>
      <w:ins w:id="478" w:author="Kelly Sutherland [2]" w:date="2024-11-22T14:05:00Z">
        <w:r w:rsidR="00E03FD8">
          <w:t xml:space="preserve">  </w:t>
        </w:r>
        <w:bookmarkStart w:id="479" w:name="_Hlk183176816"/>
        <w:r w:rsidR="00E03FD8">
          <w:t>However, the limited sam</w:t>
        </w:r>
      </w:ins>
      <w:ins w:id="480" w:author="Kelly Sutherland [2]" w:date="2024-11-22T14:06:00Z">
        <w:r w:rsidR="00E03FD8">
          <w:t>ple sizes for helical and oblique chains prevent us from drawing firm conclusions about these architectures.</w:t>
        </w:r>
      </w:ins>
      <w:bookmarkEnd w:id="479"/>
      <w:del w:id="481" w:author="Kelly Sutherland [2]" w:date="2024-11-22T14:05:00Z">
        <w:r w:rsidR="0094247D" w:rsidDel="00E03FD8">
          <w:delText xml:space="preserve"> </w:delText>
        </w:r>
      </w:del>
    </w:p>
    <w:p w14:paraId="58967D17" w14:textId="77777777" w:rsidR="002320D6" w:rsidRDefault="00746BE9" w:rsidP="008B0D0A">
      <w:pPr>
        <w:spacing w:line="360" w:lineRule="auto"/>
        <w:jc w:val="both"/>
      </w:pPr>
      <w:ins w:id="482" w:author="Alex Damian Serrano" w:date="2024-11-11T19:24:00Z">
        <w:r>
          <w:rPr>
            <w:noProof/>
          </w:rPr>
          <w:drawing>
            <wp:inline distT="0" distB="0" distL="0" distR="0" wp14:anchorId="3EDB02A2" wp14:editId="2A717B70">
              <wp:extent cx="5943600" cy="2306320"/>
              <wp:effectExtent l="0" t="0" r="0" b="5080"/>
              <wp:docPr id="777226480" name="Picture 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26480" name="Picture 4" descr="A graph of a graph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ins>
      <w:del w:id="483" w:author="Alex Damian Serrano" w:date="2024-11-11T15:02:00Z">
        <w:r w:rsidR="0094247D">
          <w:rPr>
            <w:noProof/>
          </w:rPr>
          <w:drawing>
            <wp:inline distT="114300" distB="114300" distL="114300" distR="114300" wp14:anchorId="1C06CC68" wp14:editId="1121C5D7">
              <wp:extent cx="5943600" cy="24765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del>
    </w:p>
    <w:p w14:paraId="64AC98D7" w14:textId="59955D29" w:rsidR="00547187" w:rsidRDefault="0094247D" w:rsidP="008B0D0A">
      <w:pPr>
        <w:spacing w:line="360" w:lineRule="auto"/>
        <w:jc w:val="both"/>
      </w:pPr>
      <w:r>
        <w:t xml:space="preserve">Figure </w:t>
      </w:r>
      <w:r w:rsidR="00865248">
        <w:t>5</w:t>
      </w:r>
      <w:r>
        <w:t>. Linear relationships between relative swimming speed (zooid lengths per pulsation, specimen mean with standard errors) and number of zooids in the colony for constant (A) and scaling</w:t>
      </w:r>
      <w:r w:rsidR="004A442F">
        <w:t xml:space="preserve"> (</w:t>
      </w:r>
      <w:ins w:id="484" w:author="Alex Damian Serrano" w:date="2024-11-11T15:00:00Z">
        <w:r w:rsidR="009F262A">
          <w:t>N</w:t>
        </w:r>
      </w:ins>
      <w:del w:id="485" w:author="Alex Damian Serrano" w:date="2024-11-11T15:00:00Z">
        <w:r w:rsidR="004A442F" w:rsidDel="009F262A">
          <w:delText>n</w:delText>
        </w:r>
      </w:del>
      <w:ins w:id="486" w:author="Alex Damian Serrano" w:date="2024-11-13T14:45:00Z">
        <w:r w:rsidR="004A442F">
          <w:t>=</w:t>
        </w:r>
      </w:ins>
      <w:ins w:id="487" w:author="Alex Damian Serrano" w:date="2024-11-11T13:27:00Z">
        <w:r w:rsidR="00091C00">
          <w:t>7</w:t>
        </w:r>
      </w:ins>
      <w:del w:id="488" w:author="Alex Damian Serrano" w:date="2024-11-11T13:27:00Z">
        <w:r w:rsidR="004A442F" w:rsidDel="00091C00">
          <w:delText>8</w:delText>
        </w:r>
      </w:del>
      <w:ins w:id="489" w:author="Alex Damian Serrano" w:date="2024-11-11T13:27:00Z">
        <w:r w:rsidR="00091C00">
          <w:t>1</w:t>
        </w:r>
      </w:ins>
      <w:del w:id="490" w:author="Alex Damian Serrano" w:date="2024-11-11T13:27:00Z">
        <w:r w:rsidR="004A442F" w:rsidDel="00091C00">
          <w:delText>2</w:delText>
        </w:r>
      </w:del>
      <w:del w:id="491" w:author="Alex Damian Serrano" w:date="2024-11-13T14:45:00Z">
        <w:r w:rsidR="004A442F">
          <w:delText>n=82</w:delText>
        </w:r>
      </w:del>
      <w:r w:rsidR="004A442F">
        <w:t>)</w:t>
      </w:r>
      <w:r>
        <w:t xml:space="preserve"> (B) frontal motion-orthogonal frontal area </w:t>
      </w:r>
      <w:r w:rsidR="004A442F">
        <w:t>(</w:t>
      </w:r>
      <w:ins w:id="492" w:author="Alex Damian Serrano" w:date="2024-11-11T15:00:00Z">
        <w:r w:rsidR="009F262A">
          <w:t>N</w:t>
        </w:r>
      </w:ins>
      <w:del w:id="493" w:author="Alex Damian Serrano" w:date="2024-11-11T15:00:00Z">
        <w:r w:rsidR="004A442F" w:rsidDel="009F262A">
          <w:delText>n</w:delText>
        </w:r>
      </w:del>
      <w:ins w:id="494" w:author="Alex Damian Serrano" w:date="2024-11-13T14:45:00Z">
        <w:r w:rsidR="004A442F">
          <w:t>=2</w:t>
        </w:r>
      </w:ins>
      <w:ins w:id="495" w:author="Alex Damian Serrano" w:date="2024-11-11T13:27:00Z">
        <w:r w:rsidR="00091C00">
          <w:t>9</w:t>
        </w:r>
      </w:ins>
      <w:del w:id="496" w:author="Alex Damian Serrano" w:date="2024-11-11T13:27:00Z">
        <w:r w:rsidR="004A442F" w:rsidDel="00091C00">
          <w:delText>1</w:delText>
        </w:r>
      </w:del>
      <w:del w:id="497" w:author="Alex Damian Serrano" w:date="2024-11-13T14:45:00Z">
        <w:r w:rsidR="004A442F">
          <w:delText>n=21</w:delText>
        </w:r>
      </w:del>
      <w:r w:rsidR="004A442F">
        <w:t xml:space="preserve">) </w:t>
      </w:r>
      <w:r>
        <w:t>scaling modes. Gray areas represent the 95% confidence intervals of the regressions.</w:t>
      </w:r>
      <w:r w:rsidR="00547187" w:rsidRPr="00547187">
        <w:t xml:space="preserve"> </w:t>
      </w:r>
      <w:del w:id="498" w:author="Alex Damian Serrano" w:date="2024-11-11T13:27:00Z">
        <w:r w:rsidR="00547187">
          <w:delText>Colonies with constant frontal area had a significant positive slope (Speed mm/s ~ Zooid number, slope = 0.02, adjusted R</w:delText>
        </w:r>
        <w:r w:rsidR="00547187" w:rsidRPr="00D10F95">
          <w:rPr>
            <w:vertAlign w:val="superscript"/>
          </w:rPr>
          <w:delText>2</w:delText>
        </w:r>
        <w:r w:rsidR="00547187">
          <w:delText xml:space="preserve"> = 0.12, p &lt; 0.001), while the regression on those with scaling frontal area was not significant (p = 0.073). </w:delText>
        </w:r>
      </w:del>
    </w:p>
    <w:p w14:paraId="2049CA07" w14:textId="77777777" w:rsidR="002320D6" w:rsidRDefault="002320D6" w:rsidP="008B0D0A">
      <w:pPr>
        <w:spacing w:line="360" w:lineRule="auto"/>
        <w:jc w:val="both"/>
      </w:pPr>
    </w:p>
    <w:p w14:paraId="49D82CE2" w14:textId="77777777" w:rsidR="002320D6" w:rsidRDefault="0094247D" w:rsidP="008B0D0A">
      <w:pPr>
        <w:spacing w:line="360" w:lineRule="auto"/>
        <w:jc w:val="both"/>
      </w:pPr>
      <w:r>
        <w:tab/>
        <w:t>Putting together all the different organismal factors that we analyzed in this study, we calculated a generalized linear regression model to predict absolute salp swimming speed (U) from zooid length (L), pulsation rate (P), number of zooids (</w:t>
      </w:r>
      <w:ins w:id="499" w:author="Alex Damian Serrano" w:date="2024-11-11T15:01:00Z">
        <w:r w:rsidR="001625B5">
          <w:t>Z</w:t>
        </w:r>
      </w:ins>
      <w:del w:id="500" w:author="Alex Damian Serrano" w:date="2024-11-11T15:01:00Z">
        <w:r>
          <w:delText>N</w:delText>
        </w:r>
      </w:del>
      <w:r>
        <w:t xml:space="preserve">), and colonial architecture represented as frontal area scaling mode (A) as expressed in Eq. 3. While our results suggest that the effect of </w:t>
      </w:r>
      <w:del w:id="501" w:author="Alex Damian Serrano" w:date="2024-11-11T15:01:00Z">
        <w:r>
          <w:delText xml:space="preserve">N </w:delText>
        </w:r>
      </w:del>
      <w:ins w:id="502" w:author="Alex Damian Serrano" w:date="2024-11-11T15:01:00Z">
        <w:r w:rsidR="00ED1A18">
          <w:t xml:space="preserve">Z </w:t>
        </w:r>
      </w:ins>
      <w:r>
        <w:t xml:space="preserve">depends on A, we favored this simpler regression formula because it had a significantly lower (delta &gt; 70) AIC score than those with interaction terms between </w:t>
      </w:r>
      <w:del w:id="503" w:author="Alex Damian Serrano" w:date="2024-11-11T15:01:00Z">
        <w:r>
          <w:delText xml:space="preserve">N </w:delText>
        </w:r>
      </w:del>
      <w:ins w:id="504" w:author="Alex Damian Serrano" w:date="2024-11-11T15:01:00Z">
        <w:r w:rsidR="00ED1A18">
          <w:t xml:space="preserve">Z </w:t>
        </w:r>
      </w:ins>
      <w:r>
        <w:t>and A.</w:t>
      </w:r>
    </w:p>
    <w:p w14:paraId="053EB8BD" w14:textId="174BC022" w:rsidR="002320D6" w:rsidRDefault="0094247D" w:rsidP="008B0D0A">
      <w:pPr>
        <w:spacing w:line="360" w:lineRule="auto"/>
        <w:ind w:firstLine="720"/>
        <w:jc w:val="both"/>
      </w:pPr>
      <m:oMath>
        <m:r>
          <w:rPr>
            <w:rFonts w:ascii="Cambria Math" w:hAnsi="Cambria Math"/>
          </w:rPr>
          <m:t xml:space="preserve">U∼ L + P + </m:t>
        </m:r>
        <m:r>
          <w:del w:id="505" w:author="Alex Damian Serrano" w:date="2024-11-11T15:01:00Z">
            <w:rPr>
              <w:rFonts w:ascii="Cambria Math" w:hAnsi="Cambria Math"/>
            </w:rPr>
            <m:t>N</m:t>
          </w:del>
        </m:r>
        <m:r>
          <w:ins w:id="506" w:author="Alex Damian Serrano" w:date="2024-11-11T15:01:00Z">
            <w:rPr>
              <w:rFonts w:ascii="Cambria Math" w:hAnsi="Cambria Math"/>
            </w:rPr>
            <m:t>Z</m:t>
          </w:ins>
        </m:r>
        <m:r>
          <w:rPr>
            <w:rFonts w:ascii="Cambria Math" w:hAnsi="Cambria Math"/>
          </w:rPr>
          <m:t>+A</m:t>
        </m:r>
      </m:oMath>
      <w:r>
        <w:t xml:space="preserve">  </w:t>
      </w:r>
      <w:r w:rsidR="0035573A">
        <w:t xml:space="preserve">        </w:t>
      </w:r>
      <w:r>
        <w:t>Eq. 3</w:t>
      </w:r>
    </w:p>
    <w:p w14:paraId="5241EDF2" w14:textId="1A13514C" w:rsidR="002320D6" w:rsidRDefault="0094247D" w:rsidP="008B0D0A">
      <w:pPr>
        <w:spacing w:line="360" w:lineRule="auto"/>
        <w:ind w:firstLine="720"/>
        <w:jc w:val="both"/>
      </w:pPr>
      <w:r>
        <w:t xml:space="preserve">In this global model, we </w:t>
      </w:r>
      <w:r w:rsidR="004957EE">
        <w:t xml:space="preserve">found </w:t>
      </w:r>
      <w:r>
        <w:t>significant effects</w:t>
      </w:r>
      <w:r w:rsidR="004957EE">
        <w:t xml:space="preserve"> on swimming speed</w:t>
      </w:r>
      <w:r>
        <w:t xml:space="preserve"> (</w:t>
      </w:r>
      <w:ins w:id="507" w:author="Alex Damian Serrano" w:date="2024-11-11T13:32:00Z">
        <w:r w:rsidR="002046A0">
          <w:t xml:space="preserve">848 measurements, 100 videos, 18 species, </w:t>
        </w:r>
      </w:ins>
      <w:ins w:id="508" w:author="Alex Damian Serrano" w:date="2024-11-11T13:29:00Z">
        <w:r w:rsidR="002046A0">
          <w:t xml:space="preserve">U = 0.29L </w:t>
        </w:r>
      </w:ins>
      <w:ins w:id="509" w:author="Alex Damian Serrano" w:date="2024-11-11T13:30:00Z">
        <w:r w:rsidR="002046A0">
          <w:t>– 0.60P – 0.2</w:t>
        </w:r>
      </w:ins>
      <w:ins w:id="510" w:author="Alex Damian Serrano" w:date="2024-11-11T15:01:00Z">
        <w:r w:rsidR="001625B5">
          <w:t>Z</w:t>
        </w:r>
      </w:ins>
      <w:ins w:id="511" w:author="Alex Damian Serrano" w:date="2024-11-11T13:30:00Z">
        <w:r w:rsidR="002046A0">
          <w:t xml:space="preserve"> – 50.34A, </w:t>
        </w:r>
      </w:ins>
      <w:r w:rsidR="00AB6BCF">
        <w:t>pseudo-R</w:t>
      </w:r>
      <w:r w:rsidR="00AB6BCF" w:rsidRPr="008B0D0A">
        <w:rPr>
          <w:vertAlign w:val="superscript"/>
        </w:rPr>
        <w:t>2</w:t>
      </w:r>
      <w:r w:rsidR="00AB6BCF">
        <w:t xml:space="preserve"> = 0.</w:t>
      </w:r>
      <w:r w:rsidR="002100CC">
        <w:t>37</w:t>
      </w:r>
      <w:r w:rsidR="00AB6BCF">
        <w:t xml:space="preserve">, </w:t>
      </w:r>
      <w:r>
        <w:t xml:space="preserve">p &lt; 0.001) </w:t>
      </w:r>
      <w:r w:rsidR="004957EE">
        <w:t xml:space="preserve">for </w:t>
      </w:r>
      <w:r>
        <w:t xml:space="preserve">L, </w:t>
      </w:r>
      <w:del w:id="512" w:author="Alex Damian Serrano" w:date="2024-11-11T15:01:00Z">
        <w:r>
          <w:delText>N</w:delText>
        </w:r>
      </w:del>
      <w:ins w:id="513" w:author="Alex Damian Serrano" w:date="2024-11-11T15:01:00Z">
        <w:r w:rsidR="001625B5">
          <w:t>Z</w:t>
        </w:r>
      </w:ins>
      <w:r>
        <w:t xml:space="preserve">, and A. We </w:t>
      </w:r>
      <w:r w:rsidR="004957EE">
        <w:t xml:space="preserve">found </w:t>
      </w:r>
      <w:r>
        <w:t>that our global regression explains 36.</w:t>
      </w:r>
      <w:del w:id="514" w:author="Kelly Sutherland [2]" w:date="2024-11-08T10:13:00Z">
        <w:r w:rsidDel="002B6A14">
          <w:delText>76</w:delText>
        </w:r>
      </w:del>
      <w:ins w:id="515" w:author="Kelly Sutherland [2]" w:date="2024-11-08T10:13:00Z">
        <w:r w:rsidR="002B6A14">
          <w:t>8</w:t>
        </w:r>
      </w:ins>
      <w:r>
        <w:t>% of the variance in our swimming speed data: 5.</w:t>
      </w:r>
      <w:del w:id="516" w:author="Kelly Sutherland [2]" w:date="2024-11-08T10:13:00Z">
        <w:r w:rsidDel="002B6A14">
          <w:delText>78</w:delText>
        </w:r>
      </w:del>
      <w:ins w:id="517" w:author="Kelly Sutherland [2]" w:date="2024-11-08T10:13:00Z">
        <w:r w:rsidR="002B6A14">
          <w:t>8</w:t>
        </w:r>
      </w:ins>
      <w:r>
        <w:t>% is explained by zooid size, 3.5</w:t>
      </w:r>
      <w:del w:id="518" w:author="Kelly Sutherland [2]" w:date="2024-11-08T10:13:00Z">
        <w:r w:rsidDel="002B6A14">
          <w:delText>2</w:delText>
        </w:r>
      </w:del>
      <w:r>
        <w:t>% by pulsation rate, 0.8</w:t>
      </w:r>
      <w:del w:id="519" w:author="Kelly Sutherland [2]" w:date="2024-11-08T10:13:00Z">
        <w:r w:rsidDel="002B6A14">
          <w:delText>1</w:delText>
        </w:r>
      </w:del>
      <w:r>
        <w:t>% from zooid number, and 26.6</w:t>
      </w:r>
      <w:del w:id="520" w:author="Kelly Sutherland [2]" w:date="2024-11-08T10:13:00Z">
        <w:r w:rsidDel="002B6A14">
          <w:delText>4</w:delText>
        </w:r>
      </w:del>
      <w:r>
        <w:t>% by the frontal scaling mode.</w:t>
      </w:r>
    </w:p>
    <w:p w14:paraId="08E8BE4F" w14:textId="77777777" w:rsidR="006A274F" w:rsidRDefault="006A274F" w:rsidP="008B0D0A">
      <w:pPr>
        <w:spacing w:line="360" w:lineRule="auto"/>
        <w:ind w:firstLine="720"/>
        <w:jc w:val="both"/>
      </w:pPr>
    </w:p>
    <w:p w14:paraId="07223317" w14:textId="4C0DD205" w:rsidR="006A274F" w:rsidRPr="006A274F" w:rsidRDefault="006A274F" w:rsidP="006A274F">
      <w:pPr>
        <w:spacing w:line="360" w:lineRule="auto"/>
        <w:jc w:val="both"/>
        <w:rPr>
          <w:i/>
        </w:rPr>
      </w:pPr>
      <w:r w:rsidRPr="006A274F">
        <w:rPr>
          <w:i/>
        </w:rPr>
        <w:t xml:space="preserve">Respiration rates and cost of transport </w:t>
      </w:r>
      <w:r>
        <w:rPr>
          <w:i/>
        </w:rPr>
        <w:t>(</w:t>
      </w:r>
      <w:r w:rsidRPr="006A274F">
        <w:rPr>
          <w:i/>
        </w:rPr>
        <w:t>COT)</w:t>
      </w:r>
    </w:p>
    <w:p w14:paraId="5BB21448" w14:textId="1344630F" w:rsidR="002320D6" w:rsidRDefault="0094247D" w:rsidP="008B0D0A">
      <w:pPr>
        <w:spacing w:line="360" w:lineRule="auto"/>
        <w:jc w:val="both"/>
      </w:pPr>
      <w:r>
        <w:tab/>
        <w:t xml:space="preserve">The respiration rates of swimming and anesthetized salps revealed broad differences between species (Fig. </w:t>
      </w:r>
      <w:r w:rsidR="005354DA">
        <w:t xml:space="preserve">6, </w:t>
      </w:r>
      <w:r w:rsidR="00637BF6">
        <w:t>S2A</w:t>
      </w:r>
      <w:r>
        <w:t>).</w:t>
      </w:r>
      <w:r w:rsidR="0036259A">
        <w:t xml:space="preserve"> After estimating COT, we found a few significant differences </w:t>
      </w:r>
      <w:r w:rsidR="0036259A">
        <w:lastRenderedPageBreak/>
        <w:t>between architectures</w:t>
      </w:r>
      <w:r w:rsidR="001C5843">
        <w:t xml:space="preserve"> (</w:t>
      </w:r>
      <w:r w:rsidR="005354DA">
        <w:t xml:space="preserve">Fig. 6, </w:t>
      </w:r>
      <w:r w:rsidR="001C5843">
        <w:t>ANOVA</w:t>
      </w:r>
      <w:ins w:id="521" w:author="Alex Damian Serrano" w:date="2024-11-11T13:42:00Z">
        <w:r w:rsidR="00114755">
          <w:t xml:space="preserve"> F </w:t>
        </w:r>
      </w:ins>
      <w:ins w:id="522" w:author="Alex Damian Serrano" w:date="2024-11-11T13:44:00Z">
        <w:r w:rsidR="00114755">
          <w:t>&gt;</w:t>
        </w:r>
      </w:ins>
      <w:ins w:id="523" w:author="Alex Damian Serrano" w:date="2024-11-11T13:42:00Z">
        <w:r w:rsidR="00114755">
          <w:t xml:space="preserve"> </w:t>
        </w:r>
      </w:ins>
      <w:ins w:id="524" w:author="Alex Damian Serrano" w:date="2024-11-11T13:44:00Z">
        <w:r w:rsidR="00114755">
          <w:t>5.9</w:t>
        </w:r>
      </w:ins>
      <w:ins w:id="525" w:author="Alex Damian Serrano" w:date="2024-11-11T13:42:00Z">
        <w:r w:rsidR="00114755">
          <w:t>,</w:t>
        </w:r>
      </w:ins>
      <w:ins w:id="526" w:author="Alex Damian Serrano" w:date="2024-11-11T13:41:00Z">
        <w:r w:rsidR="00114755">
          <w:t xml:space="preserve"> </w:t>
        </w:r>
      </w:ins>
      <w:del w:id="527" w:author="Alex Damian Serrano" w:date="2024-11-11T13:42:00Z">
        <w:r w:rsidR="001C5843">
          <w:delText xml:space="preserve"> </w:delText>
        </w:r>
      </w:del>
      <w:r w:rsidR="001C5843">
        <w:t>p &lt; 0.</w:t>
      </w:r>
      <w:ins w:id="528" w:author="Alex Damian Serrano" w:date="2024-11-13T14:45:00Z">
        <w:r w:rsidR="001C5843">
          <w:t>0</w:t>
        </w:r>
      </w:ins>
      <w:ins w:id="529" w:author="Alex Damian Serrano" w:date="2024-11-11T13:41:00Z">
        <w:r w:rsidR="00114755">
          <w:t>01</w:t>
        </w:r>
      </w:ins>
      <w:del w:id="530" w:author="Alex Damian Serrano" w:date="2024-11-11T13:41:00Z">
        <w:r w:rsidR="001C5843" w:rsidDel="00114755">
          <w:delText>5</w:delText>
        </w:r>
      </w:del>
      <w:del w:id="531" w:author="Alex Damian Serrano" w:date="2024-11-13T14:45:00Z">
        <w:r w:rsidR="001C5843">
          <w:delText>05</w:delText>
        </w:r>
      </w:del>
      <w:r w:rsidR="00637BF6">
        <w:t>, Table S2B</w:t>
      </w:r>
      <w:r w:rsidR="001C5843">
        <w:t>)</w:t>
      </w:r>
      <w:r w:rsidR="0036259A">
        <w:t>. In terms of</w:t>
      </w:r>
      <w:r w:rsidR="00C47216">
        <w:t xml:space="preserve"> absolute</w:t>
      </w:r>
      <w:r w:rsidR="0036259A">
        <w:t xml:space="preserve"> COT per mm traveled, </w:t>
      </w:r>
      <w:del w:id="532" w:author="Alex Damian Serrano" w:date="2024-11-11T13:48:00Z">
        <w:r w:rsidR="0036259A">
          <w:delText xml:space="preserve">linear chains, </w:delText>
        </w:r>
      </w:del>
      <w:del w:id="533" w:author="Alex Damian Serrano" w:date="2024-11-11T13:45:00Z">
        <w:r w:rsidR="0036259A">
          <w:delText xml:space="preserve">helical chains, </w:delText>
        </w:r>
      </w:del>
      <w:del w:id="534" w:author="Alex Damian Serrano" w:date="2024-11-11T13:48:00Z">
        <w:r w:rsidR="0036259A">
          <w:delText>bipinnate chains, whorls, and clusters</w:delText>
        </w:r>
      </w:del>
      <w:ins w:id="535" w:author="Alex Damian Serrano" w:date="2024-11-11T13:48:00Z">
        <w:r w:rsidR="00114755">
          <w:t>all architectures except oblique chains</w:t>
        </w:r>
      </w:ins>
      <w:r w:rsidR="0036259A">
        <w:t xml:space="preserve"> ha</w:t>
      </w:r>
      <w:r w:rsidR="00B72B25">
        <w:t>d</w:t>
      </w:r>
      <w:r w:rsidR="0036259A">
        <w:t xml:space="preserve"> similar high transport efficiencies </w:t>
      </w:r>
      <w:r w:rsidR="00C47216">
        <w:t xml:space="preserve">under </w:t>
      </w:r>
      <w:r w:rsidR="0036259A">
        <w:t>13</w:t>
      </w:r>
      <w:r w:rsidR="00C47216">
        <w:t xml:space="preserve"> pgO</w:t>
      </w:r>
      <w:r w:rsidR="00C47216" w:rsidRPr="008B0D0A">
        <w:rPr>
          <w:vertAlign w:val="subscript"/>
        </w:rPr>
        <w:t>2</w:t>
      </w:r>
      <w:r w:rsidR="00C47216">
        <w:t xml:space="preserve">/ml. Every one of these architectures </w:t>
      </w:r>
      <w:r w:rsidR="00B72B25">
        <w:t>wa</w:t>
      </w:r>
      <w:r w:rsidR="00C47216">
        <w:t>s significantly more efficient per mm traveled than oblique architectures (Tukey’s p &lt; 0.001). In terms of relative COT per zooid length traveled, linear chains</w:t>
      </w:r>
      <w:ins w:id="536" w:author="Alex Damian Serrano" w:date="2024-11-11T13:51:00Z">
        <w:r w:rsidR="00C47CA4">
          <w:t>, clusters,</w:t>
        </w:r>
      </w:ins>
      <w:r w:rsidR="00C47216">
        <w:t xml:space="preserve"> and whorls ha</w:t>
      </w:r>
      <w:r w:rsidR="00B72B25">
        <w:t>d</w:t>
      </w:r>
      <w:r w:rsidR="00C47216">
        <w:t xml:space="preserve"> similar transport efficiencies that are significantly faster than transversal and oblique chains (Tukey’s p &lt; 0.</w:t>
      </w:r>
      <w:ins w:id="537" w:author="Alex Damian Serrano" w:date="2024-11-13T14:45:00Z">
        <w:r w:rsidR="00C47216">
          <w:t>0</w:t>
        </w:r>
      </w:ins>
      <w:ins w:id="538" w:author="Alex Damian Serrano" w:date="2024-11-11T13:51:00Z">
        <w:r w:rsidR="00C47CA4">
          <w:t>5</w:t>
        </w:r>
      </w:ins>
      <w:del w:id="539" w:author="Alex Damian Serrano" w:date="2024-11-11T13:51:00Z">
        <w:r w:rsidR="00C47216" w:rsidDel="00C47CA4">
          <w:delText>4</w:delText>
        </w:r>
      </w:del>
      <w:del w:id="540" w:author="Alex Damian Serrano" w:date="2024-11-13T14:45:00Z">
        <w:r w:rsidR="00C47216">
          <w:delText>04</w:delText>
        </w:r>
      </w:del>
      <w:r w:rsidR="00C47216">
        <w:t xml:space="preserve">). </w:t>
      </w:r>
      <w:del w:id="541" w:author="Alex Damian Serrano" w:date="2024-11-11T13:51:00Z">
        <w:r w:rsidR="00C47216">
          <w:delText xml:space="preserve">Clusters </w:delText>
        </w:r>
        <w:r w:rsidR="00A86EDF">
          <w:delText>we</w:delText>
        </w:r>
        <w:r w:rsidR="00C47216">
          <w:delText>re also significantly faster than oblique chains (Tukey’s p &lt; 0.01).</w:delText>
        </w:r>
        <w:r w:rsidR="0036259A">
          <w:delText xml:space="preserve"> </w:delText>
        </w:r>
        <w:r w:rsidR="00C47216">
          <w:delText>Bipinnate and helical chains show</w:delText>
        </w:r>
        <w:r w:rsidR="00A86EDF">
          <w:delText>ed</w:delText>
        </w:r>
        <w:r w:rsidR="00C47216">
          <w:delText xml:space="preserve"> similar values</w:delText>
        </w:r>
      </w:del>
      <w:ins w:id="542" w:author="Kelly Sutherland [2]" w:date="2024-11-08T10:14:00Z">
        <w:del w:id="543" w:author="Alex Damian Serrano" w:date="2024-11-11T13:51:00Z">
          <w:r w:rsidR="0000487F">
            <w:delText xml:space="preserve"> </w:delText>
          </w:r>
        </w:del>
        <w:del w:id="544" w:author="Kelly Sutherland" w:date="2024-12-03T09:39:00Z">
          <w:r w:rsidR="0000487F" w:rsidDel="00B03F08">
            <w:delText>to</w:delText>
          </w:r>
        </w:del>
      </w:ins>
      <w:ins w:id="545" w:author="Kelly Sutherland [2]" w:date="2024-11-13T14:45:00Z">
        <w:del w:id="546" w:author="Kelly Sutherland" w:date="2024-12-03T09:39:00Z">
          <w:r w:rsidR="00C47216" w:rsidDel="00B03F08">
            <w:delText xml:space="preserve"> </w:delText>
          </w:r>
        </w:del>
      </w:ins>
      <w:del w:id="547" w:author="Alex Damian Serrano" w:date="2024-11-11T13:51:00Z">
        <w:r w:rsidR="00C47216">
          <w:delText xml:space="preserve">linear chains, clusters, and whorls, but </w:delText>
        </w:r>
        <w:r w:rsidR="00A86EDF">
          <w:delText>we</w:delText>
        </w:r>
        <w:r w:rsidR="00C47216">
          <w:delText xml:space="preserve">re not significantly more efficient than transversal or oblique chains, perhaps due to insufficient sample sizes. </w:delText>
        </w:r>
      </w:del>
      <w:r>
        <w:t xml:space="preserve">Some of the differences between COT per mm and COT per zooid length are likely due to scaling with body size, as can be observed with the relative shift in the minuscule </w:t>
      </w:r>
      <w:r>
        <w:rPr>
          <w:i/>
        </w:rPr>
        <w:t>Thalia</w:t>
      </w:r>
      <w:r>
        <w:t xml:space="preserve"> sp. (5.2 mm zooids) and the massive </w:t>
      </w:r>
      <w:r>
        <w:rPr>
          <w:i/>
        </w:rPr>
        <w:t>Salpa maxima</w:t>
      </w:r>
      <w:r>
        <w:t xml:space="preserve"> (93.4 mm zooids). </w:t>
      </w:r>
    </w:p>
    <w:p w14:paraId="59C10511" w14:textId="77777777" w:rsidR="002320D6" w:rsidRDefault="00A47EE0" w:rsidP="008B0D0A">
      <w:pPr>
        <w:spacing w:line="360" w:lineRule="auto"/>
        <w:jc w:val="both"/>
      </w:pPr>
      <w:ins w:id="548" w:author="Alex Damian Serrano" w:date="2024-11-11T19:35:00Z">
        <w:r>
          <w:rPr>
            <w:noProof/>
          </w:rPr>
          <w:drawing>
            <wp:inline distT="0" distB="0" distL="0" distR="0" wp14:anchorId="356F3159" wp14:editId="15EE00CF">
              <wp:extent cx="5943600" cy="4074160"/>
              <wp:effectExtent l="0" t="0" r="0" b="2540"/>
              <wp:docPr id="128505913" name="Picture 5"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5913" name="Picture 5" descr="A graph of different colored dot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074160"/>
                      </a:xfrm>
                      <a:prstGeom prst="rect">
                        <a:avLst/>
                      </a:prstGeom>
                    </pic:spPr>
                  </pic:pic>
                </a:graphicData>
              </a:graphic>
            </wp:inline>
          </w:drawing>
        </w:r>
      </w:ins>
      <w:del w:id="549" w:author="Alex Damian Serrano" w:date="2024-11-11T19:35:00Z">
        <w:r w:rsidR="0094247D">
          <w:rPr>
            <w:noProof/>
          </w:rPr>
          <w:drawing>
            <wp:inline distT="114300" distB="114300" distL="114300" distR="114300" wp14:anchorId="65A33E6B" wp14:editId="367066BA">
              <wp:extent cx="5762231" cy="4314170"/>
              <wp:effectExtent l="0" t="0" r="3810" b="4445"/>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762231" cy="4314170"/>
                      </a:xfrm>
                      <a:prstGeom prst="rect">
                        <a:avLst/>
                      </a:prstGeom>
                      <a:ln/>
                    </pic:spPr>
                  </pic:pic>
                </a:graphicData>
              </a:graphic>
            </wp:inline>
          </w:drawing>
        </w:r>
      </w:del>
    </w:p>
    <w:p w14:paraId="6E8B74AA" w14:textId="3157BD79" w:rsidR="002320D6" w:rsidRDefault="0094247D" w:rsidP="005E42F4">
      <w:pPr>
        <w:spacing w:line="360" w:lineRule="auto"/>
        <w:jc w:val="both"/>
      </w:pPr>
      <w:r>
        <w:t xml:space="preserve">Figure </w:t>
      </w:r>
      <w:r w:rsidR="00865248">
        <w:t>6</w:t>
      </w:r>
      <w:r>
        <w:t>. Mean cost-of-transport per mm (A) and per zooid length (B) moved for each salp species, and for each colonial architecture (C, D) with standard errors. Bar colors indicate colonial architecture.</w:t>
      </w:r>
      <w:r w:rsidR="00547187">
        <w:t xml:space="preserve">  Sample sizes and Tukey’s post-hoc pairwise comparisons across architecture types are listed in Dataset 1</w:t>
      </w:r>
      <w:r w:rsidR="001C168E">
        <w:t>B</w:t>
      </w:r>
      <w:r w:rsidR="00547187">
        <w:t xml:space="preserve"> and Table S2</w:t>
      </w:r>
      <w:r w:rsidR="001C168E" w:rsidRPr="008B0D0A">
        <w:t>B</w:t>
      </w:r>
      <w:r w:rsidR="00547187">
        <w:t>, respectively.</w:t>
      </w:r>
    </w:p>
    <w:p w14:paraId="21C6D863" w14:textId="77777777" w:rsidR="00547187" w:rsidRDefault="00547187" w:rsidP="008B0D0A">
      <w:pPr>
        <w:spacing w:line="360" w:lineRule="auto"/>
        <w:jc w:val="both"/>
      </w:pPr>
    </w:p>
    <w:p w14:paraId="48A167DA" w14:textId="2BCF7A37" w:rsidR="002320D6" w:rsidRDefault="0094247D" w:rsidP="00271F29">
      <w:pPr>
        <w:spacing w:line="360" w:lineRule="auto"/>
        <w:ind w:firstLine="720"/>
        <w:jc w:val="both"/>
      </w:pPr>
      <w:r>
        <w:t xml:space="preserve"> When comparing the proportion of investment of metabolic costs into swimming (compared to the species mean baseline) across salp species (Fig. S</w:t>
      </w:r>
      <w:r w:rsidR="000E3D7F">
        <w:t>2B</w:t>
      </w:r>
      <w:r>
        <w:t>), eight species had locomotion budgets under 50%, and the other seven have budgets above 50%.</w:t>
      </w:r>
      <w:ins w:id="550" w:author="Kelly Sutherland" w:date="2024-12-03T09:39:00Z">
        <w:r w:rsidR="00B03F08">
          <w:t xml:space="preserve"> </w:t>
        </w:r>
      </w:ins>
      <w:del w:id="551" w:author="Kelly Sutherland [2]" w:date="2024-11-18T11:56:00Z">
        <w:r w:rsidDel="00271F29">
          <w:delText xml:space="preserve"> </w:delText>
        </w:r>
      </w:del>
      <w:bookmarkStart w:id="552" w:name="_Hlk182823564"/>
      <w:r>
        <w:t xml:space="preserve">We then </w:t>
      </w:r>
      <w:r>
        <w:lastRenderedPageBreak/>
        <w:t>compared the proportion of energetic investment in swimming to the COT values across species (Fig. S</w:t>
      </w:r>
      <w:r w:rsidR="000E3D7F">
        <w:t>3</w:t>
      </w:r>
      <w:proofErr w:type="gramStart"/>
      <w:r w:rsidR="000E3D7F">
        <w:t>A,B</w:t>
      </w:r>
      <w:proofErr w:type="gramEnd"/>
      <w:r>
        <w:t>)</w:t>
      </w:r>
      <w:ins w:id="553" w:author="Kelly Sutherland [2]" w:date="2024-11-18T11:57:00Z">
        <w:r w:rsidR="00183B03">
          <w:t xml:space="preserve">. </w:t>
        </w:r>
      </w:ins>
      <w:r>
        <w:t xml:space="preserve"> </w:t>
      </w:r>
      <w:ins w:id="554" w:author="Kelly Sutherland [2]" w:date="2024-11-18T11:57:00Z">
        <w:r w:rsidR="00183B03">
          <w:t>We</w:t>
        </w:r>
      </w:ins>
      <w:del w:id="555" w:author="Kelly Sutherland [2]" w:date="2024-11-18T11:57:00Z">
        <w:r w:rsidDel="00183B03">
          <w:delText>and</w:delText>
        </w:r>
      </w:del>
      <w:r>
        <w:t xml:space="preserve"> found no relationship with absolute COT </w:t>
      </w:r>
      <w:r w:rsidR="002C4B5E">
        <w:t>(</w:t>
      </w:r>
      <w:ins w:id="556" w:author="Alex Damian Serrano" w:date="2024-12-04T13:01:00Z" w16du:dateUtc="2024-12-04T12:01:00Z">
        <w:r w:rsidR="00B0411D">
          <w:t xml:space="preserve">N = </w:t>
        </w:r>
      </w:ins>
      <w:ins w:id="557" w:author="Alex Damian Serrano" w:date="2024-11-11T13:58:00Z">
        <w:r w:rsidR="007C4C05">
          <w:t>74,</w:t>
        </w:r>
      </w:ins>
      <w:ins w:id="558" w:author="Alex Damian Serrano" w:date="2024-11-11T13:59:00Z">
        <w:r w:rsidR="007C4C05">
          <w:t xml:space="preserve"> 14 species,</w:t>
        </w:r>
      </w:ins>
      <w:ins w:id="559" w:author="Alex Damian Serrano" w:date="2024-11-11T13:58:00Z">
        <w:r w:rsidR="007C4C05">
          <w:t xml:space="preserve"> </w:t>
        </w:r>
      </w:ins>
      <w:del w:id="560" w:author="Alex Damian Serrano" w:date="2024-11-11T13:57:00Z">
        <w:r w:rsidR="002C4B5E" w:rsidRPr="00CB7B65">
          <w:rPr>
            <w:highlight w:val="yellow"/>
          </w:rPr>
          <w:delText xml:space="preserve">Swimming % </w:delText>
        </w:r>
      </w:del>
      <w:del w:id="561" w:author="Alex Damian Serrano" w:date="2024-11-11T13:56:00Z">
        <w:r w:rsidR="002C4B5E" w:rsidRPr="00CB7B65">
          <w:rPr>
            <w:highlight w:val="yellow"/>
          </w:rPr>
          <w:delText>~</w:delText>
        </w:r>
      </w:del>
      <w:del w:id="562" w:author="Alex Damian Serrano" w:date="2024-11-11T13:57:00Z">
        <w:r w:rsidR="002C4B5E" w:rsidRPr="00CB7B65">
          <w:rPr>
            <w:highlight w:val="yellow"/>
          </w:rPr>
          <w:delText xml:space="preserve"> COT per mm,</w:delText>
        </w:r>
        <w:r w:rsidR="002C4B5E">
          <w:delText xml:space="preserve"> </w:delText>
        </w:r>
      </w:del>
      <w:r w:rsidR="002C4B5E">
        <w:t>p = 0.24)</w:t>
      </w:r>
      <w:ins w:id="563" w:author="Kelly Sutherland [2]" w:date="2024-11-18T11:58:00Z">
        <w:r w:rsidR="00183B03">
          <w:t>.</w:t>
        </w:r>
      </w:ins>
      <w:r w:rsidR="002C4B5E">
        <w:t xml:space="preserve"> </w:t>
      </w:r>
      <w:del w:id="564" w:author="Kelly Sutherland [2]" w:date="2024-11-18T11:58:00Z">
        <w:r w:rsidDel="00183B03">
          <w:delText xml:space="preserve">but </w:delText>
        </w:r>
      </w:del>
      <w:ins w:id="565" w:author="Kelly Sutherland [2]" w:date="2024-11-18T11:58:00Z">
        <w:r w:rsidR="00183B03">
          <w:t xml:space="preserve">We </w:t>
        </w:r>
      </w:ins>
      <w:r>
        <w:t>found a positive relationship with zooid-length scaled COT (</w:t>
      </w:r>
      <w:ins w:id="566" w:author="Alex Damian Serrano" w:date="2024-12-04T13:01:00Z" w16du:dateUtc="2024-12-04T12:01:00Z">
        <w:r w:rsidR="00B0411D">
          <w:t xml:space="preserve">N = </w:t>
        </w:r>
      </w:ins>
      <w:ins w:id="567" w:author="Alex Damian Serrano" w:date="2024-11-11T14:05:00Z">
        <w:r w:rsidR="00C364A6">
          <w:t xml:space="preserve">74, 14 species, </w:t>
        </w:r>
      </w:ins>
      <w:r w:rsidR="002C4B5E">
        <w:t xml:space="preserve">Swimming % </w:t>
      </w:r>
      <w:ins w:id="568" w:author="Alex Damian Serrano" w:date="2024-11-11T14:05:00Z">
        <w:r w:rsidR="00C364A6">
          <w:t>=</w:t>
        </w:r>
      </w:ins>
      <w:del w:id="569" w:author="Alex Damian Serrano" w:date="2024-11-11T14:05:00Z">
        <w:r w:rsidR="002C4B5E" w:rsidDel="00C364A6">
          <w:delText>~</w:delText>
        </w:r>
      </w:del>
      <w:ins w:id="570" w:author="Alex Damian Serrano" w:date="2024-11-13T14:45:00Z">
        <w:r w:rsidR="002C4B5E">
          <w:t xml:space="preserve"> </w:t>
        </w:r>
      </w:ins>
      <w:ins w:id="571" w:author="Alex Damian Serrano" w:date="2024-11-11T14:05:00Z">
        <w:r w:rsidR="00C364A6">
          <w:t>0.11*</w:t>
        </w:r>
      </w:ins>
      <w:del w:id="572" w:author="Alex Damian Serrano" w:date="2024-11-13T14:45:00Z">
        <w:r w:rsidR="002C4B5E">
          <w:delText xml:space="preserve">~ </w:delText>
        </w:r>
      </w:del>
      <w:r w:rsidR="002C4B5E">
        <w:t>COT per zooid length</w:t>
      </w:r>
      <w:ins w:id="573" w:author="Alex Damian Serrano" w:date="2024-11-11T14:05:00Z">
        <w:r w:rsidR="00C364A6">
          <w:t xml:space="preserve"> + 34.4</w:t>
        </w:r>
      </w:ins>
      <w:r w:rsidR="002C4B5E">
        <w:t xml:space="preserve">, adjusted </w:t>
      </w:r>
      <w:r w:rsidR="003C7514">
        <w:t>R</w:t>
      </w:r>
      <w:r w:rsidR="003C7514" w:rsidRPr="008B0D0A">
        <w:rPr>
          <w:vertAlign w:val="superscript"/>
        </w:rPr>
        <w:t>2</w:t>
      </w:r>
      <w:r w:rsidR="003C7514">
        <w:t xml:space="preserve"> = </w:t>
      </w:r>
      <w:r w:rsidR="002C4B5E">
        <w:t>0.22</w:t>
      </w:r>
      <w:r w:rsidR="003C7514">
        <w:t xml:space="preserve">, </w:t>
      </w:r>
      <w:r>
        <w:t xml:space="preserve">p &lt; 0.001), indicating that species with more costly locomotion per zooid length invest a larger proportion of their energy budget in swimming. </w:t>
      </w:r>
      <w:bookmarkEnd w:id="552"/>
      <w:r>
        <w:t>Finally, we compared the proportion of energetic investment in swimming with speed (</w:t>
      </w:r>
      <w:del w:id="574" w:author="Alex Damian Serrano" w:date="2024-11-11T14:05:00Z">
        <w:r w:rsidR="002C4B5E">
          <w:delText xml:space="preserve">Swimming % ~ Speed, </w:delText>
        </w:r>
      </w:del>
      <w:r>
        <w:t>Fig. S</w:t>
      </w:r>
      <w:r w:rsidR="00CA17B1">
        <w:t>3</w:t>
      </w:r>
      <w:proofErr w:type="gramStart"/>
      <w:r w:rsidR="00CA17B1">
        <w:t>C,D</w:t>
      </w:r>
      <w:proofErr w:type="gramEnd"/>
      <w:r>
        <w:t xml:space="preserve">). We found no relationship (neither in mm/s nor in zooids/s), indicating that faster swimmers do not invest more of their energy budget into their locomotion efforts. We found that regardless of whether we consider transport in terms of absolute distances (Fig. </w:t>
      </w:r>
      <w:ins w:id="575" w:author="Alex Damian Serrano" w:date="2024-11-13T14:45:00Z">
        <w:r w:rsidR="00C11132">
          <w:t>7A</w:t>
        </w:r>
        <w:r>
          <w:t xml:space="preserve">, </w:t>
        </w:r>
      </w:ins>
      <w:ins w:id="576" w:author="Alex Damian Serrano" w:date="2024-12-04T13:02:00Z" w16du:dateUtc="2024-12-04T12:02:00Z">
        <w:r w:rsidR="00B0411D">
          <w:t xml:space="preserve">N = </w:t>
        </w:r>
      </w:ins>
      <w:ins w:id="577" w:author="Alex Damian Serrano" w:date="2024-11-11T14:14:00Z">
        <w:r w:rsidR="00AD442A">
          <w:t>64</w:t>
        </w:r>
      </w:ins>
      <w:ins w:id="578" w:author="Alex Damian Serrano" w:date="2024-11-11T14:01:00Z">
        <w:r w:rsidR="00C364A6">
          <w:t xml:space="preserve">, </w:t>
        </w:r>
      </w:ins>
      <w:ins w:id="579" w:author="Alex Damian Serrano" w:date="2024-11-11T14:14:00Z">
        <w:r w:rsidR="00AD442A">
          <w:t>14</w:t>
        </w:r>
      </w:ins>
      <w:ins w:id="580" w:author="Alex Damian Serrano" w:date="2024-11-11T14:01:00Z">
        <w:r w:rsidR="00C364A6">
          <w:t xml:space="preserve"> species</w:t>
        </w:r>
      </w:ins>
      <w:del w:id="581" w:author="Alex Damian Serrano" w:date="2024-11-13T14:45:00Z">
        <w:r w:rsidR="00C11132">
          <w:delText>7A</w:delText>
        </w:r>
      </w:del>
      <w:ins w:id="582" w:author="Alex Damian Serrano" w:date="2024-11-11T14:01:00Z">
        <w:r>
          <w:t>,</w:t>
        </w:r>
      </w:ins>
      <w:ins w:id="583" w:author="Alex Damian Serrano" w:date="2024-11-11T14:02:00Z">
        <w:r>
          <w:t xml:space="preserve"> </w:t>
        </w:r>
        <w:r>
          <w:rPr>
            <w:rPrChange w:id="584" w:author="Alex Damian Serrano" w:date="2024-11-13T14:45:00Z">
              <w:rPr>
                <w:highlight w:val="yellow"/>
              </w:rPr>
            </w:rPrChange>
          </w:rPr>
          <w:t>linear regression</w:t>
        </w:r>
        <w:r w:rsidR="00C364A6" w:rsidRPr="004D114F">
          <w:t>:</w:t>
        </w:r>
      </w:ins>
      <w:ins w:id="585" w:author="Alex Damian Serrano" w:date="2024-11-11T14:01:00Z">
        <w:r w:rsidR="00C364A6" w:rsidRPr="004D114F">
          <w:t xml:space="preserve"> </w:t>
        </w:r>
      </w:ins>
      <w:del w:id="586" w:author="Alex Damian Serrano" w:date="2024-11-11T14:00:00Z">
        <w:r w:rsidRPr="004D114F" w:rsidDel="00C364A6">
          <w:rPr>
            <w:rPrChange w:id="587" w:author="Kelly Sutherland [2]" w:date="2024-11-22T14:49:00Z">
              <w:rPr>
                <w:highlight w:val="yellow"/>
              </w:rPr>
            </w:rPrChange>
          </w:rPr>
          <w:delText>linear regression</w:delText>
        </w:r>
        <w:r w:rsidR="002C4B5E" w:rsidRPr="004D114F">
          <w:rPr>
            <w:rPrChange w:id="588" w:author="Kelly Sutherland [2]" w:date="2024-11-22T14:49:00Z">
              <w:rPr>
                <w:highlight w:val="yellow"/>
              </w:rPr>
            </w:rPrChange>
          </w:rPr>
          <w:delText xml:space="preserve"> </w:delText>
        </w:r>
      </w:del>
      <w:r w:rsidR="002C4B5E" w:rsidRPr="004D114F">
        <w:rPr>
          <w:rPrChange w:id="589" w:author="Kelly Sutherland [2]" w:date="2024-11-22T14:49:00Z">
            <w:rPr>
              <w:highlight w:val="yellow"/>
            </w:rPr>
          </w:rPrChange>
        </w:rPr>
        <w:t xml:space="preserve">COT per mm </w:t>
      </w:r>
      <w:ins w:id="590" w:author="Alex Damian Serrano" w:date="2024-11-11T14:00:00Z">
        <w:r w:rsidR="00C364A6" w:rsidRPr="004D114F">
          <w:rPr>
            <w:rPrChange w:id="591" w:author="Kelly Sutherland [2]" w:date="2024-11-22T14:49:00Z">
              <w:rPr>
                <w:highlight w:val="yellow"/>
              </w:rPr>
            </w:rPrChange>
          </w:rPr>
          <w:t>=</w:t>
        </w:r>
      </w:ins>
      <w:del w:id="592" w:author="Alex Damian Serrano" w:date="2024-11-11T14:00:00Z">
        <w:r w:rsidR="002C4B5E" w:rsidRPr="004D114F" w:rsidDel="00C364A6">
          <w:rPr>
            <w:rPrChange w:id="593" w:author="Kelly Sutherland [2]" w:date="2024-11-22T14:49:00Z">
              <w:rPr>
                <w:highlight w:val="yellow"/>
              </w:rPr>
            </w:rPrChange>
          </w:rPr>
          <w:delText>~</w:delText>
        </w:r>
      </w:del>
      <w:ins w:id="594" w:author="Alex Damian Serrano" w:date="2024-11-13T14:45:00Z">
        <w:r w:rsidR="002C4B5E" w:rsidRPr="004D114F">
          <w:rPr>
            <w:rPrChange w:id="595" w:author="Kelly Sutherland [2]" w:date="2024-11-22T14:49:00Z">
              <w:rPr>
                <w:highlight w:val="yellow"/>
              </w:rPr>
            </w:rPrChange>
          </w:rPr>
          <w:t xml:space="preserve"> </w:t>
        </w:r>
      </w:ins>
      <w:ins w:id="596" w:author="Alex Damian Serrano" w:date="2024-11-11T14:12:00Z">
        <w:r w:rsidR="00AD442A" w:rsidRPr="004D114F">
          <w:rPr>
            <w:rPrChange w:id="597" w:author="Kelly Sutherland [2]" w:date="2024-11-22T14:49:00Z">
              <w:rPr>
                <w:highlight w:val="yellow"/>
              </w:rPr>
            </w:rPrChange>
          </w:rPr>
          <w:t>-0.12*</w:t>
        </w:r>
      </w:ins>
      <w:del w:id="598" w:author="Alex Damian Serrano" w:date="2024-11-13T14:45:00Z">
        <w:r w:rsidR="002C4B5E" w:rsidRPr="004D114F">
          <w:rPr>
            <w:rPrChange w:id="599" w:author="Kelly Sutherland [2]" w:date="2024-11-22T14:49:00Z">
              <w:rPr>
                <w:highlight w:val="yellow"/>
              </w:rPr>
            </w:rPrChange>
          </w:rPr>
          <w:delText xml:space="preserve">~ </w:delText>
        </w:r>
      </w:del>
      <w:r w:rsidR="002C4B5E" w:rsidRPr="004D114F">
        <w:rPr>
          <w:rPrChange w:id="600" w:author="Kelly Sutherland [2]" w:date="2024-11-22T14:49:00Z">
            <w:rPr>
              <w:highlight w:val="yellow"/>
            </w:rPr>
          </w:rPrChange>
        </w:rPr>
        <w:t>Speed mm/s</w:t>
      </w:r>
      <w:ins w:id="601" w:author="Alex Damian Serrano" w:date="2024-11-11T14:12:00Z">
        <w:r w:rsidR="00AD442A" w:rsidRPr="004D114F">
          <w:rPr>
            <w:rPrChange w:id="602" w:author="Kelly Sutherland [2]" w:date="2024-11-22T14:49:00Z">
              <w:rPr>
                <w:highlight w:val="yellow"/>
              </w:rPr>
            </w:rPrChange>
          </w:rPr>
          <w:t xml:space="preserve"> + 13.46</w:t>
        </w:r>
      </w:ins>
      <w:ins w:id="603" w:author="Alex Damian Serrano" w:date="2024-11-11T14:00:00Z">
        <w:r w:rsidR="00C364A6" w:rsidRPr="004D114F">
          <w:rPr>
            <w:rPrChange w:id="604" w:author="Kelly Sutherland [2]" w:date="2024-11-22T14:49:00Z">
              <w:rPr>
                <w:highlight w:val="yellow"/>
              </w:rPr>
            </w:rPrChange>
          </w:rPr>
          <w:t xml:space="preserve"> </w:t>
        </w:r>
      </w:ins>
      <w:r w:rsidR="002C4B5E" w:rsidRPr="004D114F">
        <w:rPr>
          <w:rPrChange w:id="605" w:author="Kelly Sutherland [2]" w:date="2024-11-22T14:49:00Z">
            <w:rPr>
              <w:highlight w:val="yellow"/>
            </w:rPr>
          </w:rPrChange>
        </w:rPr>
        <w:t>,</w:t>
      </w:r>
      <w:r w:rsidR="002C4B5E">
        <w:t xml:space="preserve"> adjusted R</w:t>
      </w:r>
      <w:r w:rsidR="002C4B5E" w:rsidRPr="008B0D0A">
        <w:rPr>
          <w:vertAlign w:val="superscript"/>
        </w:rPr>
        <w:t>2</w:t>
      </w:r>
      <w:r w:rsidR="002C4B5E">
        <w:t xml:space="preserve"> = 0.09,</w:t>
      </w:r>
      <w:r>
        <w:t xml:space="preserve"> p &lt; 0.005</w:t>
      </w:r>
      <w:ins w:id="606" w:author="Alex Damian Serrano" w:date="2024-11-11T14:02:00Z">
        <w:r w:rsidR="00C364A6">
          <w:t>;</w:t>
        </w:r>
      </w:ins>
      <w:del w:id="607" w:author="Alex Damian Serrano" w:date="2024-11-11T14:02:00Z">
        <w:r>
          <w:delText>,</w:delText>
        </w:r>
      </w:del>
      <w:r>
        <w:t xml:space="preserve"> exponential regression</w:t>
      </w:r>
      <w:ins w:id="608" w:author="Alex Damian Serrano" w:date="2024-11-11T14:02:00Z">
        <w:r w:rsidR="00C364A6">
          <w:t>:</w:t>
        </w:r>
      </w:ins>
      <w:r w:rsidR="002C4B5E">
        <w:t xml:space="preserve"> </w:t>
      </w:r>
      <w:proofErr w:type="spellStart"/>
      <w:r w:rsidR="002C4B5E">
        <w:t>logCOT</w:t>
      </w:r>
      <w:proofErr w:type="spellEnd"/>
      <w:r w:rsidR="002C4B5E">
        <w:t xml:space="preserve"> per mm </w:t>
      </w:r>
      <w:ins w:id="609" w:author="Alex Damian Serrano" w:date="2024-11-11T14:12:00Z">
        <w:r w:rsidR="00AD442A">
          <w:t>=</w:t>
        </w:r>
      </w:ins>
      <w:del w:id="610" w:author="Alex Damian Serrano" w:date="2024-11-11T14:12:00Z">
        <w:r w:rsidR="002C4B5E" w:rsidDel="00AD442A">
          <w:delText>~</w:delText>
        </w:r>
      </w:del>
      <w:ins w:id="611" w:author="Alex Damian Serrano" w:date="2024-11-13T14:45:00Z">
        <w:r w:rsidR="002C4B5E">
          <w:t xml:space="preserve"> </w:t>
        </w:r>
      </w:ins>
      <w:ins w:id="612" w:author="Alex Damian Serrano" w:date="2024-11-11T14:12:00Z">
        <w:r w:rsidR="00AD442A">
          <w:t>-0.</w:t>
        </w:r>
      </w:ins>
      <w:ins w:id="613" w:author="Alex Damian Serrano" w:date="2024-11-11T14:13:00Z">
        <w:r w:rsidR="00AD442A">
          <w:t>015*</w:t>
        </w:r>
      </w:ins>
      <w:del w:id="614" w:author="Alex Damian Serrano" w:date="2024-11-13T14:45:00Z">
        <w:r w:rsidR="002C4B5E">
          <w:delText xml:space="preserve">~ </w:delText>
        </w:r>
      </w:del>
      <w:r w:rsidR="002C4B5E">
        <w:t>Speed mm/s</w:t>
      </w:r>
      <w:ins w:id="615" w:author="Alex Damian Serrano" w:date="2024-11-11T14:13:00Z">
        <w:r w:rsidR="00AD442A">
          <w:t xml:space="preserve"> + 1.39</w:t>
        </w:r>
      </w:ins>
      <w:r w:rsidR="002C4B5E">
        <w:t>, adjusted R</w:t>
      </w:r>
      <w:r w:rsidR="002C4B5E" w:rsidRPr="008B0D0A">
        <w:rPr>
          <w:vertAlign w:val="superscript"/>
        </w:rPr>
        <w:t>2</w:t>
      </w:r>
      <w:r w:rsidR="002C4B5E">
        <w:t xml:space="preserve"> = 0.14,</w:t>
      </w:r>
      <w:r>
        <w:t xml:space="preserve"> p &lt; 0.001) or relative to body lengths (Fig. </w:t>
      </w:r>
      <w:ins w:id="616" w:author="Alex Damian Serrano" w:date="2024-11-13T14:45:00Z">
        <w:r w:rsidR="00C11132">
          <w:t>7B</w:t>
        </w:r>
        <w:r>
          <w:t>,</w:t>
        </w:r>
      </w:ins>
      <w:ins w:id="617" w:author="Alex Damian Serrano" w:date="2024-11-11T14:15:00Z">
        <w:r w:rsidR="00AD442A">
          <w:t xml:space="preserve"> 64 specimens, 14 species</w:t>
        </w:r>
      </w:ins>
      <w:del w:id="618" w:author="Alex Damian Serrano" w:date="2024-11-13T14:45:00Z">
        <w:r w:rsidR="00C11132">
          <w:delText>7B</w:delText>
        </w:r>
      </w:del>
      <w:ins w:id="619" w:author="Alex Damian Serrano" w:date="2024-11-11T14:15:00Z">
        <w:r>
          <w:t>,</w:t>
        </w:r>
      </w:ins>
      <w:r>
        <w:t xml:space="preserve"> linear regression</w:t>
      </w:r>
      <w:r w:rsidR="002C4B5E">
        <w:t xml:space="preserve"> COT per zooid length </w:t>
      </w:r>
      <w:ins w:id="620" w:author="Alex Damian Serrano" w:date="2024-11-11T14:15:00Z">
        <w:r w:rsidR="00AD442A">
          <w:t>=</w:t>
        </w:r>
      </w:ins>
      <w:del w:id="621" w:author="Alex Damian Serrano" w:date="2024-11-11T14:15:00Z">
        <w:r w:rsidR="002C4B5E" w:rsidDel="00AD442A">
          <w:delText>~</w:delText>
        </w:r>
      </w:del>
      <w:ins w:id="622" w:author="Alex Damian Serrano" w:date="2024-11-13T14:45:00Z">
        <w:r w:rsidR="002C4B5E">
          <w:t xml:space="preserve"> </w:t>
        </w:r>
      </w:ins>
      <w:ins w:id="623" w:author="Alex Damian Serrano" w:date="2024-11-11T14:15:00Z">
        <w:r w:rsidR="00AD442A">
          <w:t>-12.9*</w:t>
        </w:r>
      </w:ins>
      <w:del w:id="624" w:author="Alex Damian Serrano" w:date="2024-11-13T14:45:00Z">
        <w:r w:rsidR="002C4B5E">
          <w:delText xml:space="preserve">~ </w:delText>
        </w:r>
      </w:del>
      <w:r w:rsidR="002C4B5E">
        <w:t>Speed zooid</w:t>
      </w:r>
      <w:ins w:id="625" w:author="Kelly Sutherland [2]" w:date="2024-11-18T12:24:00Z">
        <w:r w:rsidR="003F3F2D">
          <w:t xml:space="preserve"> length</w:t>
        </w:r>
      </w:ins>
      <w:r w:rsidR="002C4B5E">
        <w:t>s/s</w:t>
      </w:r>
      <w:ins w:id="626" w:author="Alex Damian Serrano" w:date="2024-11-11T14:15:00Z">
        <w:r w:rsidR="00AD442A">
          <w:t xml:space="preserve"> + 116.</w:t>
        </w:r>
      </w:ins>
      <w:ins w:id="627" w:author="Alex Damian Serrano" w:date="2024-11-11T14:16:00Z">
        <w:r w:rsidR="00AD442A">
          <w:t>1</w:t>
        </w:r>
      </w:ins>
      <w:r w:rsidR="002C4B5E">
        <w:t>, adjusted R</w:t>
      </w:r>
      <w:r w:rsidR="002C4B5E" w:rsidRPr="00D10F95">
        <w:rPr>
          <w:vertAlign w:val="superscript"/>
        </w:rPr>
        <w:t>2</w:t>
      </w:r>
      <w:r w:rsidR="002C4B5E">
        <w:t xml:space="preserve"> = 0.07,</w:t>
      </w:r>
      <w:r>
        <w:t xml:space="preserve"> p &lt; 0.01, exponential regression</w:t>
      </w:r>
      <w:r w:rsidR="002C4B5E">
        <w:t xml:space="preserve"> </w:t>
      </w:r>
      <w:proofErr w:type="spellStart"/>
      <w:r w:rsidR="002C4B5E">
        <w:t>logCOT</w:t>
      </w:r>
      <w:proofErr w:type="spellEnd"/>
      <w:r w:rsidR="002C4B5E">
        <w:t xml:space="preserve"> per zooid length </w:t>
      </w:r>
      <w:ins w:id="628" w:author="Alex Damian Serrano" w:date="2024-11-11T14:16:00Z">
        <w:r w:rsidR="00AD442A">
          <w:t>=</w:t>
        </w:r>
      </w:ins>
      <w:del w:id="629" w:author="Alex Damian Serrano" w:date="2024-11-11T14:16:00Z">
        <w:r w:rsidR="002C4B5E" w:rsidDel="00AD442A">
          <w:delText>~</w:delText>
        </w:r>
      </w:del>
      <w:ins w:id="630" w:author="Alex Damian Serrano" w:date="2024-11-13T14:45:00Z">
        <w:r w:rsidR="002C4B5E">
          <w:t xml:space="preserve"> </w:t>
        </w:r>
      </w:ins>
      <w:ins w:id="631" w:author="Alex Damian Serrano" w:date="2024-11-11T14:16:00Z">
        <w:r w:rsidR="00AD442A">
          <w:t>-0.24*</w:t>
        </w:r>
      </w:ins>
      <w:del w:id="632" w:author="Alex Damian Serrano" w:date="2024-11-13T14:45:00Z">
        <w:r w:rsidR="002C4B5E">
          <w:delText xml:space="preserve">~ </w:delText>
        </w:r>
      </w:del>
      <w:r w:rsidR="002C4B5E">
        <w:t>Speed zooid</w:t>
      </w:r>
      <w:ins w:id="633" w:author="Kelly Sutherland [2]" w:date="2024-11-18T12:24:00Z">
        <w:r w:rsidR="00DD1FD2">
          <w:t xml:space="preserve"> length</w:t>
        </w:r>
      </w:ins>
      <w:r w:rsidR="002C4B5E">
        <w:t>s/s</w:t>
      </w:r>
      <w:ins w:id="634" w:author="Alex Damian Serrano" w:date="2024-11-11T14:16:00Z">
        <w:r w:rsidR="00AD442A">
          <w:t xml:space="preserve"> + 4.28</w:t>
        </w:r>
      </w:ins>
      <w:r w:rsidR="002C4B5E">
        <w:t>, adjusted R</w:t>
      </w:r>
      <w:r w:rsidR="002C4B5E" w:rsidRPr="00D10F95">
        <w:rPr>
          <w:vertAlign w:val="superscript"/>
        </w:rPr>
        <w:t>2</w:t>
      </w:r>
      <w:r w:rsidR="002C4B5E">
        <w:t xml:space="preserve"> = 0.14 </w:t>
      </w:r>
      <w:r>
        <w:t xml:space="preserve"> p &lt; 0.001), the COT decreases in species with faster swimming speeds. </w:t>
      </w:r>
    </w:p>
    <w:p w14:paraId="5E716DFD" w14:textId="77777777" w:rsidR="00CA17B1" w:rsidRDefault="00CA17B1" w:rsidP="008B0D0A">
      <w:pPr>
        <w:spacing w:line="360" w:lineRule="auto"/>
        <w:ind w:firstLine="720"/>
        <w:jc w:val="both"/>
      </w:pPr>
    </w:p>
    <w:p w14:paraId="7319FC05" w14:textId="101C7CB3" w:rsidR="002320D6" w:rsidRDefault="0094247D" w:rsidP="008B0D0A">
      <w:pPr>
        <w:spacing w:line="360" w:lineRule="auto"/>
        <w:jc w:val="both"/>
      </w:pPr>
      <w:del w:id="635" w:author="Alex Damian Serrano" w:date="2024-11-11T19:37:00Z">
        <w:r>
          <w:rPr>
            <w:noProof/>
          </w:rPr>
          <w:drawing>
            <wp:inline distT="114300" distB="114300" distL="114300" distR="114300" wp14:anchorId="54740526" wp14:editId="2FE88D8F">
              <wp:extent cx="5943600" cy="24765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13" name="image15.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del>
    </w:p>
    <w:p w14:paraId="5E2EA45C" w14:textId="0DBC3021" w:rsidR="00612A5F" w:rsidRDefault="00612A5F" w:rsidP="00612A5F">
      <w:pPr>
        <w:spacing w:line="360" w:lineRule="auto"/>
        <w:jc w:val="both"/>
      </w:pPr>
      <w:r>
        <w:rPr>
          <w:noProof/>
        </w:rPr>
        <w:drawing>
          <wp:inline distT="0" distB="0" distL="0" distR="0" wp14:anchorId="7748D05F" wp14:editId="76391D19">
            <wp:extent cx="6377775" cy="247784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46918" cy="2504712"/>
                    </a:xfrm>
                    <a:prstGeom prst="rect">
                      <a:avLst/>
                    </a:prstGeom>
                    <a:noFill/>
                  </pic:spPr>
                </pic:pic>
              </a:graphicData>
            </a:graphic>
          </wp:inline>
        </w:drawing>
      </w:r>
    </w:p>
    <w:p w14:paraId="1DF09D21" w14:textId="1103E9D7" w:rsidR="00547187" w:rsidRDefault="0094247D" w:rsidP="00547187">
      <w:pPr>
        <w:spacing w:line="360" w:lineRule="auto"/>
        <w:ind w:firstLine="720"/>
        <w:jc w:val="both"/>
        <w:rPr>
          <w:del w:id="636" w:author="Alex Damian Serrano" w:date="2024-11-11T14:17:00Z"/>
        </w:rPr>
      </w:pPr>
      <w:r>
        <w:t xml:space="preserve">Figure </w:t>
      </w:r>
      <w:r w:rsidR="00865248">
        <w:t>7</w:t>
      </w:r>
      <w:r>
        <w:t>. COT (specimen mean with standard error</w:t>
      </w:r>
      <w:r w:rsidR="00547187" w:rsidRPr="004A442F">
        <w:t>,</w:t>
      </w:r>
      <w:r w:rsidR="00547187" w:rsidRPr="008B0D0A">
        <w:t xml:space="preserve"> n=</w:t>
      </w:r>
      <w:r w:rsidR="004A442F" w:rsidRPr="008B0D0A">
        <w:t>75</w:t>
      </w:r>
      <w:r w:rsidRPr="004A442F">
        <w:t>)</w:t>
      </w:r>
      <w:r>
        <w:t xml:space="preserve"> per mm (A) and zooid length (B) moved across the specimen mean absolute (A) or relative (B) swimming speeds. The dot color indicates colonial architecture. Gray areas represent the 95% confidence intervals of the exponential regressions (black lines).</w:t>
      </w:r>
      <w:del w:id="637" w:author="Alex Damian Serrano" w:date="2024-11-11T14:16:00Z">
        <w:r w:rsidR="00547187">
          <w:delText xml:space="preserve">  COT decreases in species with faster swimming speeds in terms of absolute distances (exponential regression logCOT per mm ~ Speed mm/s, adjusted R</w:delText>
        </w:r>
        <w:r w:rsidR="00547187" w:rsidRPr="00705716">
          <w:rPr>
            <w:vertAlign w:val="superscript"/>
          </w:rPr>
          <w:delText>2</w:delText>
        </w:r>
        <w:r w:rsidR="00547187">
          <w:delText xml:space="preserve"> = 0.14, p &lt; 0.001) and relative to body lengths (exponential regression logCOT per zooid length ~ Speed zooids/s, adjusted R</w:delText>
        </w:r>
        <w:r w:rsidR="00547187" w:rsidRPr="00D10F95">
          <w:rPr>
            <w:vertAlign w:val="superscript"/>
          </w:rPr>
          <w:delText>2</w:delText>
        </w:r>
        <w:r w:rsidR="00547187">
          <w:delText xml:space="preserve"> = 0.14  p &lt; 0.001). </w:delText>
        </w:r>
      </w:del>
    </w:p>
    <w:p w14:paraId="0B21D773" w14:textId="2058BD71" w:rsidR="002320D6" w:rsidRDefault="002320D6">
      <w:pPr>
        <w:spacing w:line="360" w:lineRule="auto"/>
        <w:jc w:val="both"/>
        <w:pPrChange w:id="638" w:author="Kelly Sutherland [2]" w:date="2024-11-13T14:45:00Z">
          <w:pPr>
            <w:spacing w:line="360" w:lineRule="auto"/>
            <w:ind w:firstLine="720"/>
            <w:jc w:val="both"/>
          </w:pPr>
        </w:pPrChange>
      </w:pPr>
    </w:p>
    <w:p w14:paraId="7FAB9DED" w14:textId="77777777" w:rsidR="003E4A48" w:rsidRDefault="003E4A48" w:rsidP="008B0D0A">
      <w:pPr>
        <w:spacing w:line="360" w:lineRule="auto"/>
        <w:jc w:val="both"/>
      </w:pPr>
    </w:p>
    <w:p w14:paraId="0A3B8017" w14:textId="012949EE" w:rsidR="002320D6" w:rsidRPr="0035573A" w:rsidRDefault="0094247D" w:rsidP="008B0D0A">
      <w:pPr>
        <w:spacing w:line="360" w:lineRule="auto"/>
        <w:jc w:val="both"/>
        <w:rPr>
          <w:b/>
        </w:rPr>
      </w:pPr>
      <w:r>
        <w:rPr>
          <w:b/>
        </w:rPr>
        <w:t>Discussion</w:t>
      </w:r>
    </w:p>
    <w:p w14:paraId="4A07E1D6" w14:textId="0DEF8131" w:rsidR="002320D6" w:rsidRDefault="0094247D" w:rsidP="008B0D0A">
      <w:pPr>
        <w:spacing w:line="360" w:lineRule="auto"/>
        <w:ind w:firstLine="720"/>
        <w:jc w:val="both"/>
      </w:pPr>
      <w:r>
        <w:lastRenderedPageBreak/>
        <w:t xml:space="preserve"> We compared the swimming speeds and costs of transport of salp colonies across the most comprehensive representation of salp species diversity. Our results show a wide range of colonial swimming speeds across salp species and architectures</w:t>
      </w:r>
      <w:ins w:id="639" w:author="Kelly Sutherland" w:date="2024-12-03T11:32:00Z">
        <w:r w:rsidR="006678A1">
          <w:t xml:space="preserve"> with linear </w:t>
        </w:r>
      </w:ins>
      <w:ins w:id="640" w:author="Kelly Sutherland" w:date="2024-12-03T11:33:00Z">
        <w:r w:rsidR="006678A1">
          <w:t>species swimming fastest</w:t>
        </w:r>
      </w:ins>
      <w:ins w:id="641" w:author="Kelly Sutherland [2]" w:date="2024-11-18T12:44:00Z">
        <w:r w:rsidR="00B52E81">
          <w:t xml:space="preserve"> (Fig. 3)</w:t>
        </w:r>
      </w:ins>
      <w:r>
        <w:t>. Moreover, this study shows for the first time how salp colonial swimming speed scales with the number of zooids in the colony</w:t>
      </w:r>
      <w:ins w:id="642" w:author="Kelly Sutherland [2]" w:date="2024-11-18T12:44:00Z">
        <w:r w:rsidR="00B52E81">
          <w:t xml:space="preserve"> (Fig. 5)</w:t>
        </w:r>
      </w:ins>
      <w:r>
        <w:t xml:space="preserve">, suggesting that incremental propulsive power from additional zooids does </w:t>
      </w:r>
      <w:del w:id="643" w:author="Kelly Sutherland" w:date="2024-12-03T11:33:00Z">
        <w:r w:rsidDel="006678A1">
          <w:delText>not always</w:delText>
        </w:r>
      </w:del>
      <w:ins w:id="644" w:author="Kelly Sutherland" w:date="2024-12-03T11:33:00Z">
        <w:r w:rsidR="006678A1">
          <w:t>can</w:t>
        </w:r>
      </w:ins>
      <w:r>
        <w:t xml:space="preserve"> produce higher swimming speeds</w:t>
      </w:r>
      <w:ins w:id="645" w:author="Kelly Sutherland" w:date="2024-12-03T11:33:00Z">
        <w:r w:rsidR="006678A1">
          <w:t xml:space="preserve"> for species with a constant frontal area</w:t>
        </w:r>
      </w:ins>
      <w:r>
        <w:t>.</w:t>
      </w:r>
      <w:ins w:id="646" w:author="Kelly Sutherland" w:date="2024-12-03T11:34:00Z">
        <w:r w:rsidR="006678A1">
          <w:t xml:space="preserve">  Across species, salps have a low COT </w:t>
        </w:r>
      </w:ins>
      <w:ins w:id="647" w:author="Kelly Sutherland" w:date="2024-12-03T11:35:00Z">
        <w:r w:rsidR="006678A1">
          <w:t xml:space="preserve">(Fig. 6) </w:t>
        </w:r>
      </w:ins>
      <w:ins w:id="648" w:author="Kelly Sutherland" w:date="2024-12-03T11:34:00Z">
        <w:r w:rsidR="006678A1">
          <w:t>and as speed increases, COT decreases</w:t>
        </w:r>
      </w:ins>
      <w:ins w:id="649" w:author="Kelly Sutherland" w:date="2024-12-03T11:35:00Z">
        <w:r w:rsidR="006678A1">
          <w:t xml:space="preserve"> (Fig. 7)</w:t>
        </w:r>
      </w:ins>
      <w:ins w:id="650" w:author="Kelly Sutherland" w:date="2024-12-03T11:34:00Z">
        <w:r w:rsidR="006678A1">
          <w:t>, which may be a unique advantage of multi-jet swimmers.</w:t>
        </w:r>
      </w:ins>
    </w:p>
    <w:p w14:paraId="7812F1BC" w14:textId="7BE7516B" w:rsidR="002320D6" w:rsidRPr="0035573A" w:rsidRDefault="0094247D" w:rsidP="008B0D0A">
      <w:pPr>
        <w:spacing w:line="360" w:lineRule="auto"/>
        <w:jc w:val="both"/>
        <w:rPr>
          <w:i/>
        </w:rPr>
      </w:pPr>
      <w:r>
        <w:rPr>
          <w:i/>
        </w:rPr>
        <w:t>Architectural determinants of salp swimming speed</w:t>
      </w:r>
    </w:p>
    <w:p w14:paraId="258EEA83" w14:textId="68845A49" w:rsidR="002320D6" w:rsidRDefault="0094247D" w:rsidP="008B0D0A">
      <w:pPr>
        <w:spacing w:line="360" w:lineRule="auto"/>
        <w:ind w:firstLine="720"/>
        <w:jc w:val="both"/>
      </w:pPr>
      <w:r>
        <w:t>Colonial architecture was the strongest predictor of swimming speed, though there is a large amount of unexplained variation which may relate to species-specific differences, behavioral, or environmental factors (see global GLM results). We expected that swimming speed in colonial salps would be predicted by pulsation rate as a measure of swimming effort. Our results indicate that this relationship only exists when accounting for zooid size</w:t>
      </w:r>
      <w:ins w:id="651" w:author="Kelly Sutherland [2]" w:date="2024-11-18T12:46:00Z">
        <w:r w:rsidR="00E372BF">
          <w:t xml:space="preserve"> (Fig. S1</w:t>
        </w:r>
      </w:ins>
      <w:ins w:id="652" w:author="Kelly Sutherland [2]" w:date="2024-11-18T12:51:00Z">
        <w:r w:rsidR="00E372BF">
          <w:t>B</w:t>
        </w:r>
      </w:ins>
      <w:ins w:id="653" w:author="Kelly Sutherland [2]" w:date="2024-11-18T12:46:00Z">
        <w:r w:rsidR="00E372BF">
          <w:t>)</w:t>
        </w:r>
      </w:ins>
      <w:r>
        <w:t xml:space="preserve">, suggesting an underlying relationship between pulsation rate and zooid </w:t>
      </w:r>
      <w:del w:id="654" w:author="Kelly Sutherland [2]" w:date="2024-11-18T12:26:00Z">
        <w:r w:rsidDel="00B126EF">
          <w:delText xml:space="preserve">size </w:delText>
        </w:r>
      </w:del>
      <w:ins w:id="655" w:author="Kelly Sutherland [2]" w:date="2024-11-18T12:26:00Z">
        <w:r w:rsidR="00B126EF">
          <w:t xml:space="preserve">length </w:t>
        </w:r>
      </w:ins>
      <w:r>
        <w:t xml:space="preserve">that may be masking its predictive power over absolute speeds. This is consistent with the distribution of our data and our observations in the field where larger salps pulsate at a slower rate than smaller ones. </w:t>
      </w:r>
      <w:del w:id="656" w:author="Kelly Sutherland [2]" w:date="2024-11-18T12:55:00Z">
        <w:r w:rsidDel="00044EB4">
          <w:delText>While Madin (1990) found no relationship between zooid size and speed in single zooids, w</w:delText>
        </w:r>
      </w:del>
      <w:ins w:id="657" w:author="Kelly Sutherland [2]" w:date="2024-11-18T12:55:00Z">
        <w:r w:rsidR="00044EB4">
          <w:t>W</w:t>
        </w:r>
      </w:ins>
      <w:r>
        <w:t xml:space="preserve">e </w:t>
      </w:r>
      <w:del w:id="658" w:author="Kelly Sutherland [2]" w:date="2024-11-18T12:55:00Z">
        <w:r w:rsidDel="00044EB4">
          <w:delText xml:space="preserve">do </w:delText>
        </w:r>
      </w:del>
      <w:r>
        <w:t>find a significant increase in speed with larger zooid sizes</w:t>
      </w:r>
      <w:ins w:id="659" w:author="Kelly Sutherland [2]" w:date="2024-11-18T12:50:00Z">
        <w:r w:rsidR="00E372BF">
          <w:t xml:space="preserve"> (Fig. S1</w:t>
        </w:r>
      </w:ins>
      <w:ins w:id="660" w:author="Kelly Sutherland [2]" w:date="2024-11-18T12:51:00Z">
        <w:r w:rsidR="00E372BF">
          <w:t>C,D)</w:t>
        </w:r>
      </w:ins>
      <w:r>
        <w:t xml:space="preserve">, </w:t>
      </w:r>
      <w:ins w:id="661" w:author="Kelly Sutherland [2]" w:date="2024-11-18T12:55:00Z">
        <w:r w:rsidR="00044EB4">
          <w:t xml:space="preserve">consistent with previous findings of </w:t>
        </w:r>
      </w:ins>
      <w:del w:id="662" w:author="Kelly Sutherland [2]" w:date="2024-11-18T12:59:00Z">
        <w:r w:rsidDel="00044EB4">
          <w:delText>indicating that multi-</w:delText>
        </w:r>
      </w:del>
      <w:r>
        <w:t xml:space="preserve">jet propelled </w:t>
      </w:r>
      <w:del w:id="663" w:author="Kelly Sutherland [2]" w:date="2024-11-18T13:00:00Z">
        <w:r w:rsidDel="00044EB4">
          <w:delText xml:space="preserve">animals </w:delText>
        </w:r>
      </w:del>
      <w:ins w:id="664" w:author="Kelly Sutherland [2]" w:date="2024-11-18T13:04:00Z">
        <w:r w:rsidR="00044EB4">
          <w:t>invertebrates</w:t>
        </w:r>
      </w:ins>
      <w:ins w:id="665" w:author="Kelly Sutherland [2]" w:date="2024-11-18T13:00:00Z">
        <w:r w:rsidR="00044EB4">
          <w:t xml:space="preserve"> (Gemmell et al 2021</w:t>
        </w:r>
      </w:ins>
      <w:ins w:id="666" w:author="Kelly Sutherland [2]" w:date="2024-11-18T13:03:00Z">
        <w:r w:rsidR="00044EB4">
          <w:t>; Bone and Trueman 1983</w:t>
        </w:r>
      </w:ins>
      <w:ins w:id="667" w:author="Kelly Sutherland [2]" w:date="2024-11-18T13:00:00Z">
        <w:r w:rsidR="00044EB4">
          <w:t xml:space="preserve">) </w:t>
        </w:r>
      </w:ins>
      <w:del w:id="668" w:author="Kelly Sutherland [2]" w:date="2024-11-18T13:04:00Z">
        <w:r w:rsidDel="00044EB4">
          <w:delText>follow more similar scaling rules to</w:delText>
        </w:r>
      </w:del>
      <w:ins w:id="669" w:author="Kelly Sutherland [2]" w:date="2024-11-18T13:04:00Z">
        <w:r w:rsidR="00044EB4">
          <w:t>and</w:t>
        </w:r>
      </w:ins>
      <w:ins w:id="670" w:author="Kelly Sutherland [2]" w:date="2024-11-18T13:13:00Z">
        <w:r w:rsidR="000E7167">
          <w:t xml:space="preserve"> more broadly across</w:t>
        </w:r>
      </w:ins>
      <w:r>
        <w:t xml:space="preserve"> </w:t>
      </w:r>
      <w:del w:id="671" w:author="Kelly Sutherland [2]" w:date="2024-11-18T13:13:00Z">
        <w:r w:rsidDel="000E7167">
          <w:delText xml:space="preserve">vertebrate </w:delText>
        </w:r>
      </w:del>
      <w:ins w:id="672" w:author="Kelly Sutherland [2]" w:date="2024-11-18T13:13:00Z">
        <w:r w:rsidR="000E7167">
          <w:t xml:space="preserve">aquatic </w:t>
        </w:r>
      </w:ins>
      <w:r>
        <w:t>swimmers (</w:t>
      </w:r>
      <w:del w:id="673" w:author="Kelly Sutherland [2]" w:date="2024-11-18T13:12:00Z">
        <w:r w:rsidDel="000E7167">
          <w:delText>Vogel 2008</w:delText>
        </w:r>
      </w:del>
      <w:ins w:id="674" w:author="Kelly Sutherland [2]" w:date="2024-11-18T13:12:00Z">
        <w:r w:rsidR="000E7167">
          <w:t>Andersen et al. 2016</w:t>
        </w:r>
      </w:ins>
      <w:r>
        <w:t>)</w:t>
      </w:r>
      <w:del w:id="675" w:author="Kelly Sutherland [2]" w:date="2024-11-18T13:04:00Z">
        <w:r w:rsidDel="00044EB4">
          <w:delText xml:space="preserve"> than to single-jet propellers</w:delText>
        </w:r>
      </w:del>
      <w:r>
        <w:t>.</w:t>
      </w:r>
    </w:p>
    <w:p w14:paraId="76C77269" w14:textId="4419C0D7" w:rsidR="002320D6" w:rsidRDefault="0094247D" w:rsidP="008B0D0A">
      <w:pPr>
        <w:spacing w:line="360" w:lineRule="auto"/>
        <w:ind w:firstLine="720"/>
        <w:jc w:val="both"/>
      </w:pPr>
      <w:r>
        <w:t xml:space="preserve">The relationship between the number of zooids and speed in linear chains is </w:t>
      </w:r>
      <w:r w:rsidR="006304AA">
        <w:t>complicated by shifts in zooid orientation during development</w:t>
      </w:r>
      <w:r>
        <w:t xml:space="preserve">. Salp colonies start their free-living phase when the developing buds detach from the solitary oozooid. </w:t>
      </w:r>
      <w:del w:id="676" w:author="Kelly Sutherland" w:date="2024-12-02T11:16:00Z">
        <w:r w:rsidDel="009D43B6">
          <w:delText>This is when the colony is expected to have</w:delText>
        </w:r>
      </w:del>
      <w:ins w:id="677" w:author="Kelly Sutherland" w:date="2024-12-02T11:16:00Z">
        <w:r w:rsidR="009D43B6">
          <w:t>The newly released colony has</w:t>
        </w:r>
      </w:ins>
      <w:r>
        <w:t xml:space="preserve"> the maximum number of zooids since the zooid number only gets reduced as the colony splits or loses zooids to turbulence, disease, or predation. Therefore, colonies with higher numbers of zooids are typically composed of smaller, younger zooids. In linear architectures, these younger colonies could still be developing their dorsoventral rotation (Damian-Serrano &amp; Sutherland 2023), thus effectively being more </w:t>
      </w:r>
      <w:r w:rsidR="003E4A48">
        <w:t>like</w:t>
      </w:r>
      <w:r>
        <w:t xml:space="preserve"> oblique architecture. A less acute dorsoventral rotation angle would explain why these more numerous linear chains are not as fast as we would expect, given that our results support a significant relationship between this angle and swimming speed (Fig. </w:t>
      </w:r>
      <w:r w:rsidR="00017141">
        <w:t>4</w:t>
      </w:r>
      <w:r>
        <w:t xml:space="preserve">). </w:t>
      </w:r>
      <w:r w:rsidR="0027628B">
        <w:t xml:space="preserve">Finding a strong relationship between zooid number and speed in whorls was surprising given their less </w:t>
      </w:r>
      <w:del w:id="678" w:author="Kelly Sutherland [2]" w:date="2024-11-18T12:27:00Z">
        <w:r w:rsidR="0027628B" w:rsidDel="00B126EF">
          <w:delText xml:space="preserve">hydrodynamic </w:delText>
        </w:r>
      </w:del>
      <w:ins w:id="679" w:author="Kelly Sutherland [2]" w:date="2024-11-18T12:27:00Z">
        <w:r w:rsidR="00B126EF">
          <w:t xml:space="preserve">streamlined </w:t>
        </w:r>
      </w:ins>
      <w:r w:rsidR="0027628B">
        <w:t>configuration</w:t>
      </w:r>
      <w:ins w:id="680" w:author="Kelly Sutherland [2]" w:date="2024-11-21T10:50:00Z">
        <w:r w:rsidR="00AC17E8">
          <w:t xml:space="preserve"> </w:t>
        </w:r>
      </w:ins>
      <w:ins w:id="681" w:author="Kelly Sutherland [2]" w:date="2024-11-21T10:51:00Z">
        <w:r w:rsidR="00853CEB">
          <w:t>(Fig. 5)</w:t>
        </w:r>
      </w:ins>
      <w:r w:rsidR="0027628B">
        <w:t xml:space="preserve">. This could be due to the smaller range of slow speeds and few zooids in the data we obtained for these species. Our regression results on pooled architectures, as well as finding a significant relationship between number of zooids and speed </w:t>
      </w:r>
      <w:r w:rsidR="0027628B">
        <w:lastRenderedPageBreak/>
        <w:t>for linear and bipinnate chains but not for clusters nor transversal chains, support our primary hypothesis that the different frontal area scaling relationships across architectures has an impact on swimming speed.</w:t>
      </w:r>
    </w:p>
    <w:p w14:paraId="5C7D29A4" w14:textId="6D99A7E2" w:rsidR="002320D6" w:rsidRDefault="0094247D" w:rsidP="008B0D0A">
      <w:pPr>
        <w:spacing w:line="360" w:lineRule="auto"/>
        <w:ind w:firstLine="720"/>
        <w:jc w:val="both"/>
      </w:pPr>
      <w:r>
        <w:t>Linear chains swam faster than all other architectures, including those that share a constant frontal area</w:t>
      </w:r>
      <w:r w:rsidR="003E4A48">
        <w:t xml:space="preserve"> feature</w:t>
      </w:r>
      <w:r w:rsidR="0027628B">
        <w:t xml:space="preserve"> like </w:t>
      </w:r>
      <w:del w:id="682" w:author="Kelly Sutherland" w:date="2024-12-02T11:18:00Z">
        <w:r w:rsidR="0027628B" w:rsidDel="009D43B6">
          <w:delText xml:space="preserve">helical and </w:delText>
        </w:r>
      </w:del>
      <w:r w:rsidR="0027628B">
        <w:t>bipinnate chains</w:t>
      </w:r>
      <w:ins w:id="683" w:author="Kelly Sutherland [2]" w:date="2024-11-21T10:52:00Z">
        <w:r w:rsidR="00853CEB">
          <w:t xml:space="preserve"> (Fig. 3</w:t>
        </w:r>
      </w:ins>
      <w:ins w:id="684" w:author="Kelly Sutherland [2]" w:date="2024-11-21T10:54:00Z">
        <w:r w:rsidR="00853CEB">
          <w:t>, Table S2</w:t>
        </w:r>
      </w:ins>
      <w:ins w:id="685" w:author="Kelly Sutherland [2]" w:date="2024-11-21T10:52:00Z">
        <w:r w:rsidR="00853CEB">
          <w:t>)</w:t>
        </w:r>
      </w:ins>
      <w:r>
        <w:t>. One potential explanation for this difference could come from the relative thrust provided by the jets. Linear chains eject their jet plumes at very small angles (near parallel) to the axis of locomotion (Sutherland et al</w:t>
      </w:r>
      <w:r w:rsidR="003E4A48">
        <w:t>. 2024</w:t>
      </w:r>
      <w:r>
        <w:t>)</w:t>
      </w:r>
      <w:r w:rsidR="003E4A48">
        <w:t>, just wide enough to avoid interaction between jet plumes</w:t>
      </w:r>
      <w:r w:rsidR="003C7514">
        <w:t xml:space="preserve"> (Sutherland &amp; </w:t>
      </w:r>
      <w:proofErr w:type="spellStart"/>
      <w:r w:rsidR="003C7514">
        <w:t>Weihs</w:t>
      </w:r>
      <w:proofErr w:type="spellEnd"/>
      <w:r w:rsidR="003C7514">
        <w:t xml:space="preserve"> 2017)</w:t>
      </w:r>
      <w:r>
        <w:t>. Bipinnate and helical chains (both with constant frontal area) have the atrial siphons (point of jet ejection) of their constituent blastozooids oriented at a wider angle (</w:t>
      </w:r>
      <w:proofErr w:type="spellStart"/>
      <w:r>
        <w:t>Madin</w:t>
      </w:r>
      <w:proofErr w:type="spellEnd"/>
      <w:r>
        <w:t xml:space="preserve"> 1990), which may lead to wider angles of their jets relative to the axis of locomotion. This in turn would result in a larger proportion of the force exerted by the jet to be applied as torque rather than thrust onto the colony. This hypothesis could be tested by measuring the 3D angles of the actual jets instead of the angles of the zooids since salps can use their atrial muscles and siphon morphology to direct the angle of their jets.</w:t>
      </w:r>
    </w:p>
    <w:p w14:paraId="26EB70D0" w14:textId="1206E3E2" w:rsidR="002320D6" w:rsidRDefault="0094247D" w:rsidP="008B0D0A">
      <w:pPr>
        <w:spacing w:line="360" w:lineRule="auto"/>
        <w:ind w:firstLine="720"/>
        <w:jc w:val="both"/>
      </w:pPr>
      <w:r>
        <w:t>Finding that clusters can swim at speeds comparable to those of bipinnate and helical chains, even faster than whorls, defies our intuitive understanding of the mechanical properties of these colonies and thus warrants further investigation into how these species coordinate their jets to produce forward thrust. While oblique chains are architectural intermediates between transversal and linear chains</w:t>
      </w:r>
      <w:ins w:id="686" w:author="Alex Damian Serrano" w:date="2024-12-04T13:03:00Z" w16du:dateUtc="2024-12-04T12:03:00Z">
        <w:r w:rsidR="00B0411D">
          <w:t xml:space="preserve"> </w:t>
        </w:r>
      </w:ins>
      <w:ins w:id="687" w:author="Kelly Sutherland" w:date="2024-12-02T11:20:00Z">
        <w:r w:rsidR="009D43B6">
          <w:t>(Damian-Serrano &amp; Sutherland 2023)</w:t>
        </w:r>
      </w:ins>
      <w:r>
        <w:t xml:space="preserve">, our </w:t>
      </w:r>
      <w:r w:rsidR="008D4EAE">
        <w:t xml:space="preserve">data </w:t>
      </w:r>
      <w:r>
        <w:t>indicate</w:t>
      </w:r>
      <w:del w:id="688" w:author="Kelly Sutherland" w:date="2024-12-02T11:20:00Z">
        <w:r w:rsidR="008D4EAE" w:rsidDel="009D43B6">
          <w:delText>s</w:delText>
        </w:r>
      </w:del>
      <w:r>
        <w:t xml:space="preserve"> that oblique chains </w:t>
      </w:r>
      <w:r w:rsidR="008D4EAE">
        <w:t xml:space="preserve">may be </w:t>
      </w:r>
      <w:r>
        <w:t>the slowest swimmers among salps. This incongruence may be explained by the fact that we only had speed data from one</w:t>
      </w:r>
      <w:r w:rsidR="008D4EAE">
        <w:t xml:space="preserve"> oblique</w:t>
      </w:r>
      <w:r>
        <w:t xml:space="preserve"> specimen (of </w:t>
      </w:r>
      <w:r>
        <w:rPr>
          <w:i/>
        </w:rPr>
        <w:t>Thalia</w:t>
      </w:r>
      <w:r>
        <w:t xml:space="preserve"> sp.) with very small zooid sizes. Small salps might operate at notably lower Reynolds numbers than large ones, which may require a non-linear size correction for meaningful speed comparisons.</w:t>
      </w:r>
      <w:r w:rsidR="0027628B">
        <w:t xml:space="preserve"> Swimming speed data from the much larger oblique chains of </w:t>
      </w:r>
      <w:proofErr w:type="spellStart"/>
      <w:r w:rsidR="0027628B" w:rsidRPr="008B0D0A">
        <w:rPr>
          <w:i/>
          <w:iCs/>
        </w:rPr>
        <w:t>Thetys</w:t>
      </w:r>
      <w:proofErr w:type="spellEnd"/>
      <w:r w:rsidR="0027628B" w:rsidRPr="008B0D0A">
        <w:rPr>
          <w:i/>
          <w:iCs/>
        </w:rPr>
        <w:t xml:space="preserve"> vagina</w:t>
      </w:r>
      <w:r w:rsidR="0027628B">
        <w:t xml:space="preserve"> may provide a more comparable example of the locomotory performance of this oblique colonial configuration.</w:t>
      </w:r>
    </w:p>
    <w:p w14:paraId="23795F6D" w14:textId="052D0C93" w:rsidR="00BF2B85" w:rsidRDefault="00BF2B85" w:rsidP="008B0D0A">
      <w:pPr>
        <w:spacing w:line="360" w:lineRule="auto"/>
        <w:ind w:firstLine="720"/>
        <w:jc w:val="both"/>
      </w:pPr>
      <w:r>
        <w:t xml:space="preserve">The questions addressed in this study focus on the effect of frontal area of colonial architectures on swimming speed. This effect may be associated </w:t>
      </w:r>
      <w:r w:rsidR="00620AEF">
        <w:t>with</w:t>
      </w:r>
      <w:r>
        <w:t xml:space="preserve"> form and pressure drag differences between more and less streamlined colony shapes. </w:t>
      </w:r>
      <w:r w:rsidR="00620AEF">
        <w:t>To</w:t>
      </w:r>
      <w:r>
        <w:t xml:space="preserve"> test whether these are the forces responsible for differences in swimming speed, drag would have to be measured or calculated, which is beyond the scope of this study. Other unaccounted forces may be significant energetic contributors to the system that explain the remainder of the observed variation. Chain length for the streamlined forms (helical, linear, and bipinnate chains) could have negative effects on swimming speeds that may partially counteract the positive effect of increased propeller thrust. </w:t>
      </w:r>
      <w:r>
        <w:lastRenderedPageBreak/>
        <w:t xml:space="preserve">For example, skin drag increases proportionally to the surface area of the system, and the smoothness of the chain may increase pressure drag through vortex shredding (Vogel 1981). </w:t>
      </w:r>
      <w:r w:rsidR="00EF627E">
        <w:t>While added (virtual) mass could also be an issue, asynchronously swimming colonies do not suffer as much from these acceleration-related costs, since their speed is maintained near constant while cruising</w:t>
      </w:r>
      <w:ins w:id="689" w:author="Kelly Sutherland" w:date="2024-12-02T11:22:00Z">
        <w:r w:rsidR="009D43B6">
          <w:t xml:space="preserve"> (Bone &amp; Trueman </w:t>
        </w:r>
      </w:ins>
      <w:ins w:id="690" w:author="Kelly Sutherland" w:date="2024-12-02T11:23:00Z">
        <w:r w:rsidR="009D43B6">
          <w:t>1983)</w:t>
        </w:r>
      </w:ins>
      <w:r w:rsidR="00EF627E">
        <w:t xml:space="preserve">. Chain length could also lead to reduced stability and efficiency, though some linear species capitalize on this by swimming in corkscrew orbital spirals (Sutherland et al. 2024). </w:t>
      </w:r>
      <w:r w:rsidR="00CF5FA0">
        <w:t xml:space="preserve">However, </w:t>
      </w:r>
      <w:r w:rsidR="00CF5FA0" w:rsidRPr="00623FD7">
        <w:rPr>
          <w:rPrChange w:id="691" w:author="Kelly Sutherland [2]" w:date="2024-11-18T12:31:00Z">
            <w:rPr>
              <w:color w:val="0000FF"/>
            </w:rPr>
          </w:rPrChange>
        </w:rPr>
        <w:t xml:space="preserve">if friction drag, chain stability, or vortex shredding were indeed more important contributors than frontal form </w:t>
      </w:r>
      <w:proofErr w:type="gramStart"/>
      <w:r w:rsidR="00CF5FA0" w:rsidRPr="00623FD7">
        <w:rPr>
          <w:rPrChange w:id="692" w:author="Kelly Sutherland [2]" w:date="2024-11-18T12:31:00Z">
            <w:rPr>
              <w:color w:val="0000FF"/>
            </w:rPr>
          </w:rPrChange>
        </w:rPr>
        <w:t>drag</w:t>
      </w:r>
      <w:proofErr w:type="gramEnd"/>
      <w:r w:rsidR="00CF5FA0" w:rsidRPr="00623FD7">
        <w:rPr>
          <w:rPrChange w:id="693" w:author="Kelly Sutherland [2]" w:date="2024-11-18T12:31:00Z">
            <w:rPr>
              <w:color w:val="0000FF"/>
            </w:rPr>
          </w:rPrChange>
        </w:rPr>
        <w:t xml:space="preserve">, we would predict that linear chains would appear slower than other more stable and compact architectures. </w:t>
      </w:r>
      <w:r>
        <w:t>Future studies may unravel these potential confounding effects on the biomechanics of colonial salp swimming.</w:t>
      </w:r>
      <w:r w:rsidR="00CF5FA0">
        <w:t xml:space="preserve"> </w:t>
      </w:r>
    </w:p>
    <w:p w14:paraId="737FC0CB" w14:textId="156D42B6" w:rsidR="002320D6" w:rsidRPr="0035573A" w:rsidRDefault="0094247D" w:rsidP="008B0D0A">
      <w:pPr>
        <w:spacing w:line="360" w:lineRule="auto"/>
        <w:jc w:val="both"/>
        <w:rPr>
          <w:i/>
        </w:rPr>
      </w:pPr>
      <w:r>
        <w:rPr>
          <w:i/>
        </w:rPr>
        <w:t>Salp swimming speed and diel vertical migration</w:t>
      </w:r>
    </w:p>
    <w:p w14:paraId="071428A8" w14:textId="343BDA8C" w:rsidR="002320D6" w:rsidRDefault="0094247D" w:rsidP="008B0D0A">
      <w:pPr>
        <w:spacing w:line="360" w:lineRule="auto"/>
        <w:jc w:val="both"/>
      </w:pPr>
      <w:r>
        <w:tab/>
        <w:t>Salps are important players in the oceanic carbon cycle, grazing upon both phytoplankton</w:t>
      </w:r>
      <w:ins w:id="694" w:author="Alex Damian Serrano" w:date="2024-12-04T13:03:00Z" w16du:dateUtc="2024-12-04T12:03:00Z">
        <w:r w:rsidR="00B0411D">
          <w:t xml:space="preserve"> </w:t>
        </w:r>
      </w:ins>
      <w:r>
        <w:t>and bacteria (</w:t>
      </w:r>
      <w:proofErr w:type="spellStart"/>
      <w:r>
        <w:t>Henschke</w:t>
      </w:r>
      <w:proofErr w:type="spellEnd"/>
      <w:r>
        <w:t xml:space="preserve"> et al. 2016). Their carcasses and fecal pellets export large quantities of fixed carbon into the deep sea, accelerating carbon sequestration in the biological carbon pump (Wiebe et al. 1979, </w:t>
      </w:r>
      <w:proofErr w:type="spellStart"/>
      <w:r>
        <w:t>Décima</w:t>
      </w:r>
      <w:proofErr w:type="spellEnd"/>
      <w:r>
        <w:t xml:space="preserve"> et al. 2023). Part of this process is enhanced by the diel vertical migrations by some salp species though the distribution of this behavior across species diversity is poorly known. Off Bermuda, </w:t>
      </w:r>
      <w:proofErr w:type="spellStart"/>
      <w:r>
        <w:t>Madin</w:t>
      </w:r>
      <w:proofErr w:type="spellEnd"/>
      <w:r>
        <w:t xml:space="preserve"> et al. (1996) reported </w:t>
      </w:r>
      <w:r>
        <w:rPr>
          <w:i/>
        </w:rPr>
        <w:t>Pegea</w:t>
      </w:r>
      <w:r>
        <w:t xml:space="preserve"> spp., </w:t>
      </w:r>
      <w:r>
        <w:rPr>
          <w:i/>
        </w:rPr>
        <w:t>B. rostrata</w:t>
      </w:r>
      <w:r>
        <w:t xml:space="preserve">, and </w:t>
      </w:r>
      <w:r>
        <w:rPr>
          <w:i/>
        </w:rPr>
        <w:t xml:space="preserve">C. </w:t>
      </w:r>
      <w:proofErr w:type="spellStart"/>
      <w:r>
        <w:rPr>
          <w:i/>
        </w:rPr>
        <w:t>polae</w:t>
      </w:r>
      <w:proofErr w:type="spellEnd"/>
      <w:r>
        <w:t xml:space="preserve"> as non-migratory, all of which we found to have slow swimming speeds. Other slow-swimmer species like</w:t>
      </w:r>
      <w:r>
        <w:rPr>
          <w:i/>
        </w:rPr>
        <w:t xml:space="preserve"> C. affinis</w:t>
      </w:r>
      <w:r>
        <w:t xml:space="preserve"> were found to only migrate a few meters through the diel cycle. The species </w:t>
      </w:r>
      <w:r>
        <w:rPr>
          <w:i/>
        </w:rPr>
        <w:t>S. aspera, S. fusiformis</w:t>
      </w:r>
      <w:r>
        <w:t xml:space="preserve">,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t xml:space="preserve"> have been observed vertically migrating off Bermuda (</w:t>
      </w:r>
      <w:proofErr w:type="spellStart"/>
      <w:r>
        <w:t>Madin</w:t>
      </w:r>
      <w:proofErr w:type="spellEnd"/>
      <w:r>
        <w:t xml:space="preserve"> et al 1996, Stone &amp; Steinberg 2014), which is congruent with our observations during fieldwork. These species all have constant frontal area and fast swimming speeds. </w:t>
      </w:r>
    </w:p>
    <w:p w14:paraId="5E532259" w14:textId="2CF00FE7" w:rsidR="002320D6" w:rsidRDefault="0094247D" w:rsidP="008B0D0A">
      <w:pPr>
        <w:spacing w:line="360" w:lineRule="auto"/>
        <w:ind w:firstLine="720"/>
        <w:jc w:val="both"/>
      </w:pPr>
      <w:r>
        <w:t xml:space="preserve">Vertical migrators need to be fast enough to follow the dark </w:t>
      </w:r>
      <w:proofErr w:type="spellStart"/>
      <w:r>
        <w:t>isolumes</w:t>
      </w:r>
      <w:proofErr w:type="spellEnd"/>
      <w:r>
        <w:t xml:space="preserve"> as they shift during dawn and dusk in time to maximize their exploitation of the food resources near the surface. Thus, absolute speed is important to the </w:t>
      </w:r>
      <w:proofErr w:type="spellStart"/>
      <w:r>
        <w:t>autoecology</w:t>
      </w:r>
      <w:proofErr w:type="spellEnd"/>
      <w:r>
        <w:t xml:space="preserve"> of these animals. Other </w:t>
      </w:r>
      <w:r>
        <w:rPr>
          <w:i/>
        </w:rPr>
        <w:t>Salpa</w:t>
      </w:r>
      <w:r>
        <w:t xml:space="preserve"> species have also been reported as strong vertical migrators throughout the literature (</w:t>
      </w:r>
      <w:proofErr w:type="spellStart"/>
      <w:r>
        <w:t>Henschke</w:t>
      </w:r>
      <w:proofErr w:type="spellEnd"/>
      <w:r>
        <w:t xml:space="preserve"> et al. 2021, </w:t>
      </w:r>
      <w:proofErr w:type="spellStart"/>
      <w:r>
        <w:t>Madin</w:t>
      </w:r>
      <w:proofErr w:type="spellEnd"/>
      <w:r>
        <w:t xml:space="preserve"> et al. 2006, Pascual et al. 2017). A species that does not fit this pattern is </w:t>
      </w:r>
      <w:r>
        <w:rPr>
          <w:i/>
        </w:rPr>
        <w:t>I. cylindrica</w:t>
      </w:r>
      <w:r>
        <w:t>, a fast-swimming non-migratory species that spends night and day near the surface (</w:t>
      </w:r>
      <w:proofErr w:type="spellStart"/>
      <w:r>
        <w:t>Madin</w:t>
      </w:r>
      <w:proofErr w:type="spellEnd"/>
      <w:r>
        <w:t xml:space="preserve"> et al 1996; and pers. obs.). However, other studies do report moderate diel vertical migration for this species (Stone &amp; Steinberg 2014), so it may be adapted for facultative vertical migration under specific oceanographic conditions. Some migratory species, such as </w:t>
      </w:r>
      <w:r>
        <w:rPr>
          <w:i/>
        </w:rPr>
        <w:t>S. aspera</w:t>
      </w:r>
      <w:r>
        <w:t xml:space="preserve">, are known to travel distances of over 800m at dawn and dusk, at rates predicted to require 5-10 m/min (83-166 mm/s) </w:t>
      </w:r>
      <w:r>
        <w:lastRenderedPageBreak/>
        <w:t xml:space="preserve">based on MOCNESS trawl intervals (Wiebe et al. 1979). These predictions are consistent with the speeds we recorded for this species (88-145 mm/s) and similar congenerics. </w:t>
      </w:r>
    </w:p>
    <w:p w14:paraId="2502410E" w14:textId="488E9B04" w:rsidR="002320D6" w:rsidRDefault="0094247D" w:rsidP="008B0D0A">
      <w:pPr>
        <w:spacing w:line="360" w:lineRule="auto"/>
        <w:jc w:val="both"/>
      </w:pPr>
      <w:proofErr w:type="spellStart"/>
      <w:r>
        <w:rPr>
          <w:i/>
        </w:rPr>
        <w:t>Ecophysiological</w:t>
      </w:r>
      <w:proofErr w:type="spellEnd"/>
      <w:r>
        <w:rPr>
          <w:i/>
        </w:rPr>
        <w:t xml:space="preserve"> implications</w:t>
      </w:r>
    </w:p>
    <w:p w14:paraId="62867074" w14:textId="541C2E29" w:rsidR="002320D6" w:rsidRDefault="0094247D" w:rsidP="008B0D0A">
      <w:pPr>
        <w:spacing w:line="360" w:lineRule="auto"/>
        <w:ind w:firstLine="720"/>
        <w:jc w:val="both"/>
      </w:pPr>
      <w:r>
        <w:t>While the importance of a few well-studied linear chain salp species in the biological carbon pump has been delineated, the question of whether this ecological role is generalizable to other salp species remains unanswered. In addition to vertical migration behavior, another likely important factor in their carbon flow is their respiration rate. The higher their respiration rate, the larger the proportion of assimilated carbon that will be released back into the water as dissolved carbon dioxide. This study provides the broadest taxonomic perspective on respiration rates (18 species, Fig. S</w:t>
      </w:r>
      <w:r w:rsidR="000E3D7F">
        <w:t>2A</w:t>
      </w:r>
      <w:r>
        <w:t xml:space="preserve">) and swimming cost of transport (14 species), finding 17-fold differences in their respiration rates and over 77-fold differences in their mean COT. Except for a few species with extremely high and low values, most respiration rates are centered between 0.2 and 1 µmol/g/hour, assuming a salp tissue density of 1.025 g/ml. In general, the respiration rates we estimated for salps are within the range of those reported in the literature (Trueblood 2019, Iguchi and Ikeda 2004). Compared to the metabolic rates estimated for the broader diversity of marine pelagic animals (Seibel &amp; Drazen 2007), the rates that we measured for salps are in a similar range to those measured for </w:t>
      </w:r>
      <w:r>
        <w:rPr>
          <w:i/>
        </w:rPr>
        <w:t xml:space="preserve">Salpa </w:t>
      </w:r>
      <w:proofErr w:type="spellStart"/>
      <w:r>
        <w:rPr>
          <w:i/>
        </w:rPr>
        <w:t>thompsoni</w:t>
      </w:r>
      <w:proofErr w:type="spellEnd"/>
      <w:r>
        <w:t xml:space="preserve"> (Iguchi and Ikeda 2004). Our values are also </w:t>
      </w:r>
      <w:proofErr w:type="gramStart"/>
      <w:r>
        <w:t>similar to</w:t>
      </w:r>
      <w:proofErr w:type="gramEnd"/>
      <w:r>
        <w:t xml:space="preserve"> those measured by Seibel &amp; Drazen (2007) in </w:t>
      </w:r>
      <w:proofErr w:type="spellStart"/>
      <w:r>
        <w:t>nemerteans</w:t>
      </w:r>
      <w:proofErr w:type="spellEnd"/>
      <w:r>
        <w:t xml:space="preserve">, chaetognaths, and most fishes (0.1-1 µmolO2/g/h), which are generally higher than other gelatinous animals like ctenophores or </w:t>
      </w:r>
      <w:proofErr w:type="spellStart"/>
      <w:r>
        <w:t>scyphomedusae</w:t>
      </w:r>
      <w:proofErr w:type="spellEnd"/>
      <w:r>
        <w:t xml:space="preserve"> (0.01-0.1 µmolO2/g/h), but generally lower than those of cephalopods, crustaceans, or large fish (1-10 µmolO2/g/h). Salp species known to have strong vertical migration behaviors (</w:t>
      </w:r>
      <w:r>
        <w:rPr>
          <w:i/>
        </w:rPr>
        <w:t xml:space="preserve">Salpa </w:t>
      </w:r>
      <w:r>
        <w:t xml:space="preserve">spp.,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rPr>
          <w:i/>
        </w:rPr>
        <w:t>)</w:t>
      </w:r>
      <w:r>
        <w:t xml:space="preserve"> have low basal metabolic rates (Fig. S</w:t>
      </w:r>
      <w:r w:rsidR="000E3D7F">
        <w:t>2A</w:t>
      </w:r>
      <w:r>
        <w:t>) and low costs of transport. These results indicate that many non-migratory species, while likely still being important players in the biological carbon pump via their fecal pellet production, are releasing more of the consumed carbon as carbon dioxide near the surface than their more metabolically efficient relatives. The ultimate ecological outcome of each species needs to be assessed holistically, considering their microbial filtration and pellet deposition rate as well as their relative abundance in the water column.</w:t>
      </w:r>
    </w:p>
    <w:p w14:paraId="271378D7" w14:textId="7C0941C6" w:rsidR="00AE7A50" w:rsidRDefault="0094247D" w:rsidP="008B0D0A">
      <w:pPr>
        <w:spacing w:line="360" w:lineRule="auto"/>
        <w:ind w:firstLine="720"/>
        <w:jc w:val="both"/>
      </w:pPr>
      <w:r>
        <w:t xml:space="preserve">Our metabolically calculated costs of transport range between 5-50 J/kg/m when converting the mg of oxygen to J via aerobic respiration free energy equations at 23°C. </w:t>
      </w:r>
      <w:del w:id="695" w:author="Kelly Sutherland" w:date="2024-12-02T11:28:00Z">
        <w:r w:rsidDel="00DF70DB">
          <w:delText xml:space="preserve">Our </w:delText>
        </w:r>
      </w:del>
      <w:ins w:id="696" w:author="Kelly Sutherland" w:date="2024-12-02T11:28:00Z">
        <w:r w:rsidR="00DF70DB">
          <w:t xml:space="preserve">These </w:t>
        </w:r>
      </w:ins>
      <w:r>
        <w:t xml:space="preserve">values are higher than the highly efficient 1-2 J/kg/m reported for salps in the literature (Bone &amp; Trueman 1983, Gemmell et al. 2021), </w:t>
      </w:r>
      <w:del w:id="697" w:author="Kelly Sutherland" w:date="2024-12-02T11:28:00Z">
        <w:r w:rsidDel="00DF70DB">
          <w:delText>rather approaching</w:delText>
        </w:r>
      </w:del>
      <w:ins w:id="698" w:author="Kelly Sutherland" w:date="2024-12-02T11:28:00Z">
        <w:r w:rsidR="00DF70DB">
          <w:t>and approach</w:t>
        </w:r>
      </w:ins>
      <w:r>
        <w:t xml:space="preserve"> the less-efficient values found in single jet-propelled invertebrates like scallops or squids. We suspect that COT calculated from mechanical parameters such as the displacement of water mass is not directly comparable to the COT </w:t>
      </w:r>
      <w:r>
        <w:lastRenderedPageBreak/>
        <w:t xml:space="preserve">calculated from respiration rates. Furthermore, the standard aerobic respiration free-energy equation based on glucose </w:t>
      </w:r>
      <w:r w:rsidR="00830B6B">
        <w:t>may not fully represent</w:t>
      </w:r>
      <w:r>
        <w:t xml:space="preserve"> the metabolic energy-conversion processes in salps, which </w:t>
      </w:r>
      <w:del w:id="699" w:author="Kelly Sutherland" w:date="2024-12-02T11:29:00Z">
        <w:r w:rsidDel="00DF70DB">
          <w:delText xml:space="preserve">may </w:delText>
        </w:r>
      </w:del>
      <w:ins w:id="700" w:author="Kelly Sutherland" w:date="2024-12-02T11:29:00Z">
        <w:r w:rsidR="00DF70DB">
          <w:t xml:space="preserve">could </w:t>
        </w:r>
      </w:ins>
      <w:r>
        <w:t xml:space="preserve">rely on a combination of sugars and fatty acids derived from their microscopic prey. </w:t>
      </w:r>
    </w:p>
    <w:p w14:paraId="210ACCE1" w14:textId="3DEDBA07" w:rsidR="002320D6" w:rsidRDefault="00AE7A50" w:rsidP="008B0D0A">
      <w:pPr>
        <w:spacing w:line="360" w:lineRule="auto"/>
        <w:ind w:firstLine="720"/>
        <w:jc w:val="both"/>
      </w:pPr>
      <w:r>
        <w:t xml:space="preserve">While </w:t>
      </w:r>
      <w:del w:id="701" w:author="Kelly Sutherland" w:date="2024-12-03T09:03:00Z">
        <w:r w:rsidDel="00771119">
          <w:delText xml:space="preserve">other studies on jet-propelled systems have shown that </w:delText>
        </w:r>
      </w:del>
      <w:r>
        <w:t>COT increases with swimming speed</w:t>
      </w:r>
      <w:ins w:id="702" w:author="Kelly Sutherland" w:date="2024-12-03T09:04:00Z">
        <w:r w:rsidR="00771119">
          <w:t xml:space="preserve"> </w:t>
        </w:r>
      </w:ins>
      <w:ins w:id="703" w:author="Kelly Sutherland" w:date="2024-12-03T09:03:00Z">
        <w:r w:rsidR="00771119">
          <w:t>fish</w:t>
        </w:r>
      </w:ins>
      <w:ins w:id="704" w:author="Kelly Sutherland" w:date="2024-12-03T09:04:00Z">
        <w:r w:rsidR="00771119">
          <w:t>es (</w:t>
        </w:r>
      </w:ins>
      <w:ins w:id="705" w:author="Kelly Sutherland" w:date="2024-12-03T09:31:00Z">
        <w:r w:rsidR="001A3958">
          <w:t>Rubio-G</w:t>
        </w:r>
      </w:ins>
      <w:ins w:id="706" w:author="Kelly Sutherland" w:date="2024-12-03T09:32:00Z">
        <w:r w:rsidR="001A3958">
          <w:t>ra</w:t>
        </w:r>
      </w:ins>
      <w:ins w:id="707" w:author="Kelly Sutherland" w:date="2024-12-03T09:31:00Z">
        <w:r w:rsidR="001A3958">
          <w:t>cia et al. 2020</w:t>
        </w:r>
      </w:ins>
      <w:ins w:id="708" w:author="Kelly Sutherland" w:date="2024-12-03T09:04:00Z">
        <w:r w:rsidR="00771119">
          <w:t>)</w:t>
        </w:r>
      </w:ins>
      <w:ins w:id="709" w:author="Kelly Sutherland" w:date="2024-12-03T09:03:00Z">
        <w:r w:rsidR="00771119">
          <w:t xml:space="preserve"> and jet-propelled squid</w:t>
        </w:r>
      </w:ins>
      <w:r>
        <w:t xml:space="preserve"> (Bi &amp; Zhu 2019), </w:t>
      </w:r>
      <w:del w:id="710" w:author="Kelly Sutherland" w:date="2024-12-03T09:04:00Z">
        <w:r w:rsidDel="00771119">
          <w:delText>we did not find support for this hypothesis</w:delText>
        </w:r>
      </w:del>
      <w:ins w:id="711" w:author="Kelly Sutherland" w:date="2024-12-03T09:04:00Z">
        <w:r w:rsidR="00771119">
          <w:t>multi</w:t>
        </w:r>
      </w:ins>
      <w:ins w:id="712" w:author="Kelly Sutherland" w:date="2024-12-03T09:07:00Z">
        <w:r w:rsidR="00771119">
          <w:t>-</w:t>
        </w:r>
      </w:ins>
      <w:ins w:id="713" w:author="Kelly Sutherland" w:date="2024-12-03T09:04:00Z">
        <w:r w:rsidR="00771119">
          <w:t>jet swimmers may circumvent this tradeoff by having multiple swimming units</w:t>
        </w:r>
      </w:ins>
      <w:r>
        <w:t xml:space="preserve">. </w:t>
      </w:r>
      <w:ins w:id="714" w:author="Kelly Sutherland" w:date="2024-12-03T09:04:00Z">
        <w:r w:rsidR="00771119">
          <w:t xml:space="preserve">In colonial </w:t>
        </w:r>
      </w:ins>
      <w:ins w:id="715" w:author="Kelly Sutherland" w:date="2024-12-03T09:06:00Z">
        <w:r w:rsidR="00771119">
          <w:t>siphonophores</w:t>
        </w:r>
      </w:ins>
      <w:ins w:id="716" w:author="Kelly Sutherland" w:date="2024-12-03T09:05:00Z">
        <w:r w:rsidR="00771119">
          <w:t xml:space="preserve">, as zooid number </w:t>
        </w:r>
      </w:ins>
      <w:ins w:id="717" w:author="Kelly Sutherland" w:date="2024-12-03T09:06:00Z">
        <w:r w:rsidR="00771119">
          <w:t>increases</w:t>
        </w:r>
      </w:ins>
      <w:ins w:id="718" w:author="Kelly Sutherland" w:date="2024-12-03T09:05:00Z">
        <w:r w:rsidR="00771119">
          <w:t xml:space="preserve"> swimming speed increases together with a decrease in COT (Du Clos et al</w:t>
        </w:r>
      </w:ins>
      <w:ins w:id="719" w:author="Kelly Sutherland" w:date="2024-12-03T09:08:00Z">
        <w:r w:rsidR="00771119">
          <w:t>.</w:t>
        </w:r>
      </w:ins>
      <w:ins w:id="720" w:author="Kelly Sutherland" w:date="2024-12-03T09:05:00Z">
        <w:r w:rsidR="00771119">
          <w:t xml:space="preserve"> 2022). </w:t>
        </w:r>
      </w:ins>
      <w:del w:id="721" w:author="Kelly Sutherland" w:date="2024-12-03T09:07:00Z">
        <w:r w:rsidDel="00771119">
          <w:delText xml:space="preserve">This may be due to salps </w:delText>
        </w:r>
        <w:r w:rsidR="00CC0B78" w:rsidDel="00771119">
          <w:delText>being</w:delText>
        </w:r>
        <w:r w:rsidDel="00771119">
          <w:delText xml:space="preserve"> unique among jet-propelled animals since their incurrent flow is</w:delText>
        </w:r>
        <w:r w:rsidR="00DB73FE" w:rsidDel="00771119">
          <w:delText xml:space="preserve"> separate,</w:delText>
        </w:r>
        <w:r w:rsidDel="00771119">
          <w:delText xml:space="preserve"> parallel</w:delText>
        </w:r>
        <w:r w:rsidR="00DB73FE" w:rsidDel="00771119">
          <w:delText>,</w:delText>
        </w:r>
        <w:r w:rsidDel="00771119">
          <w:delText xml:space="preserve"> and </w:delText>
        </w:r>
        <w:r w:rsidR="00DB73FE" w:rsidDel="00771119">
          <w:delText xml:space="preserve">thus </w:delText>
        </w:r>
        <w:r w:rsidDel="00771119">
          <w:delText xml:space="preserve">synergistic with the excurrent flow on the opposite end of their bodies, </w:delText>
        </w:r>
        <w:r w:rsidR="00DB73FE" w:rsidDel="00771119">
          <w:delText>avoiding</w:delText>
        </w:r>
        <w:r w:rsidDel="00771119">
          <w:delText xml:space="preserve"> the deceleration forces typically associated with the refill phase (Bone and Trueman, 1983). </w:delText>
        </w:r>
      </w:del>
      <w:r>
        <w:t xml:space="preserve">Our results show that faster swimming species have lower COT (Fig. 6), which suggests that faster speeds and higher locomotory efficiency have a common cause, where both speed and efficiency depend on frontal </w:t>
      </w:r>
      <w:r w:rsidR="003B0470">
        <w:t xml:space="preserve">area which </w:t>
      </w:r>
      <w:r>
        <w:t>may partly</w:t>
      </w:r>
      <w:r w:rsidR="003B0470">
        <w:t xml:space="preserve"> drive form and pressure drag </w:t>
      </w:r>
      <w:r>
        <w:t xml:space="preserve">forces. However, this hypothesis is not supported by the distribution of COT across architectures (Fig </w:t>
      </w:r>
      <w:r w:rsidR="00231B0C">
        <w:t>6</w:t>
      </w:r>
      <w:r>
        <w:t xml:space="preserve">C, D), where except for oblique and transversal chains, all architectures present similarly efficient COT values. Perhaps there are other underlying explanatory factors linking swimming speed and swimming efficiency, such as </w:t>
      </w:r>
      <w:r w:rsidR="00CD4E72">
        <w:t xml:space="preserve">shared ancestry, </w:t>
      </w:r>
      <w:r>
        <w:t>muscle content, jet coordination, or jetting angles (thrust-to-torque ratios).</w:t>
      </w:r>
    </w:p>
    <w:p w14:paraId="0056D336" w14:textId="43150EDA" w:rsidR="002320D6" w:rsidRPr="0035573A" w:rsidRDefault="0094247D" w:rsidP="008B0D0A">
      <w:pPr>
        <w:spacing w:line="360" w:lineRule="auto"/>
        <w:jc w:val="both"/>
        <w:rPr>
          <w:i/>
        </w:rPr>
      </w:pPr>
      <w:r>
        <w:rPr>
          <w:i/>
        </w:rPr>
        <w:t>Evolutionary implications</w:t>
      </w:r>
    </w:p>
    <w:p w14:paraId="4F8A583E" w14:textId="5406BFD6" w:rsidR="00863D85" w:rsidRPr="008715AE" w:rsidRDefault="0094247D" w:rsidP="008715AE">
      <w:pPr>
        <w:spacing w:line="360" w:lineRule="auto"/>
        <w:ind w:firstLine="720"/>
        <w:jc w:val="both"/>
      </w:pPr>
      <w:r>
        <w:t xml:space="preserve">Across the evolutionary history of salps, linear chains have evolved multiple times independently from oblique ancestors (Damian-Serrano et al. 2023), suggesting the adaptive role of this architecture as a functional trait. </w:t>
      </w:r>
      <w:r w:rsidR="003B0470">
        <w:t xml:space="preserve">Linear chain architectures evolved independently in </w:t>
      </w:r>
      <w:r w:rsidR="003B0470" w:rsidRPr="008B0D0A">
        <w:rPr>
          <w:i/>
          <w:iCs/>
        </w:rPr>
        <w:t xml:space="preserve">M. </w:t>
      </w:r>
      <w:proofErr w:type="spellStart"/>
      <w:r w:rsidR="003B0470" w:rsidRPr="008B0D0A">
        <w:rPr>
          <w:i/>
          <w:iCs/>
        </w:rPr>
        <w:t>hexagona</w:t>
      </w:r>
      <w:proofErr w:type="spellEnd"/>
      <w:r w:rsidR="003B0470" w:rsidRPr="008B0D0A">
        <w:rPr>
          <w:i/>
          <w:iCs/>
        </w:rPr>
        <w:t xml:space="preserve">, S. </w:t>
      </w:r>
      <w:proofErr w:type="spellStart"/>
      <w:r w:rsidR="003B0470" w:rsidRPr="008B0D0A">
        <w:rPr>
          <w:i/>
          <w:iCs/>
        </w:rPr>
        <w:t>zonaria</w:t>
      </w:r>
      <w:proofErr w:type="spellEnd"/>
      <w:r w:rsidR="003B0470" w:rsidRPr="008B0D0A">
        <w:rPr>
          <w:i/>
          <w:iCs/>
        </w:rPr>
        <w:t>, I. punctata</w:t>
      </w:r>
      <w:r w:rsidR="003B0470">
        <w:t xml:space="preserve">, and before the common ancestor of </w:t>
      </w:r>
      <w:r w:rsidR="003B0470" w:rsidRPr="008B0D0A">
        <w:rPr>
          <w:i/>
          <w:iCs/>
        </w:rPr>
        <w:t>Iasis</w:t>
      </w:r>
      <w:r w:rsidR="003B0470">
        <w:t xml:space="preserve"> and </w:t>
      </w:r>
      <w:r w:rsidR="003B0470" w:rsidRPr="008B0D0A">
        <w:rPr>
          <w:i/>
          <w:iCs/>
        </w:rPr>
        <w:t>Salpa</w:t>
      </w:r>
      <w:r w:rsidR="003B0470">
        <w:t xml:space="preserve">. </w:t>
      </w:r>
      <w:r>
        <w:t>Our results show that going from an oblique form to a linear one may confer significant advantages in locomotory speed and energetic efficiency. However, multiple colonial architectures, which we find to be slower swimmers (such as transversal chains, helical chains, whorls, and clusters</w:t>
      </w:r>
      <w:r w:rsidR="003B0470">
        <w:t xml:space="preserve"> in the genus </w:t>
      </w:r>
      <w:r w:rsidR="003B0470" w:rsidRPr="008B0D0A">
        <w:rPr>
          <w:i/>
          <w:iCs/>
        </w:rPr>
        <w:t>Pegea</w:t>
      </w:r>
      <w:r w:rsidR="003B0470">
        <w:t xml:space="preserve"> and the </w:t>
      </w:r>
      <w:proofErr w:type="spellStart"/>
      <w:r w:rsidR="003B0470">
        <w:t>Cyclosalpidae</w:t>
      </w:r>
      <w:proofErr w:type="spellEnd"/>
      <w:r w:rsidR="003B0470">
        <w:t xml:space="preserve"> family</w:t>
      </w:r>
      <w:r>
        <w:t xml:space="preserve">) had also evolved from </w:t>
      </w:r>
      <w:r w:rsidR="008A76BC">
        <w:t xml:space="preserve">oblique </w:t>
      </w:r>
      <w:r>
        <w:t xml:space="preserve">and </w:t>
      </w:r>
      <w:r w:rsidR="008A76BC">
        <w:t>linear ancestors</w:t>
      </w:r>
      <w:r>
        <w:t xml:space="preserve">. This is incongruent with a scenario where natural selection strongly favors locomotion efficiency across all ecological niches of salps. Therefore, the evolution of colonial architecture may be driven by ecological trade-offs with other non-locomotory functions. Alternatively, in some of these lineages, locomotion at the colonial stage may not be important enough for selection to maintain these highly </w:t>
      </w:r>
      <w:del w:id="722" w:author="Kelly Sutherland [2]" w:date="2024-11-18T12:28:00Z">
        <w:r w:rsidDel="00B126EF">
          <w:delText xml:space="preserve">hydrodynamic </w:delText>
        </w:r>
      </w:del>
      <w:ins w:id="723" w:author="Kelly Sutherland [2]" w:date="2024-11-18T12:28:00Z">
        <w:r w:rsidR="00B126EF">
          <w:t xml:space="preserve">streamlined </w:t>
        </w:r>
      </w:ins>
      <w:r>
        <w:t>forms, allowing for neutral evolutionary processes to produce a diversity of non-adaptive forms.</w:t>
      </w:r>
      <w:r w:rsidR="00CF5FA0">
        <w:t xml:space="preserve"> </w:t>
      </w:r>
      <w:bookmarkStart w:id="724" w:name="_Hlk183081236"/>
      <w:ins w:id="725" w:author="Kelly Sutherland [2]" w:date="2024-11-21T11:08:00Z">
        <w:r w:rsidR="00F87165">
          <w:t>In the current study</w:t>
        </w:r>
      </w:ins>
      <w:ins w:id="726" w:author="Alex Damian Serrano" w:date="2024-12-04T13:04:00Z" w16du:dateUtc="2024-12-04T12:04:00Z">
        <w:r w:rsidR="00B0411D">
          <w:t>,</w:t>
        </w:r>
      </w:ins>
      <w:ins w:id="727" w:author="Kelly Sutherland [2]" w:date="2024-11-21T11:08:00Z">
        <w:r w:rsidR="00F87165">
          <w:t xml:space="preserve"> we did not use phylogenetic comparative methods </w:t>
        </w:r>
      </w:ins>
      <w:ins w:id="728" w:author="Kelly Sutherland [2]" w:date="2024-11-21T11:09:00Z">
        <w:r w:rsidR="00F87165">
          <w:t>in our analysis because</w:t>
        </w:r>
      </w:ins>
      <w:ins w:id="729" w:author="Kelly Sutherland [2]" w:date="2024-11-21T11:10:00Z">
        <w:r w:rsidR="00F87165">
          <w:t xml:space="preserve"> like other </w:t>
        </w:r>
      </w:ins>
      <w:ins w:id="730" w:author="Kelly Sutherland [2]" w:date="2024-11-21T11:32:00Z">
        <w:r w:rsidR="001933D7">
          <w:t>investigators</w:t>
        </w:r>
      </w:ins>
      <w:ins w:id="731" w:author="Kelly Sutherland [2]" w:date="2024-11-21T11:10:00Z">
        <w:r w:rsidR="00F87165">
          <w:t xml:space="preserve"> comparing biomechanical properties</w:t>
        </w:r>
      </w:ins>
      <w:ins w:id="732" w:author="Kelly Sutherland [2]" w:date="2024-11-21T11:15:00Z">
        <w:r w:rsidR="00863D85">
          <w:t xml:space="preserve"> across species</w:t>
        </w:r>
      </w:ins>
      <w:ins w:id="733" w:author="Kelly Sutherland [2]" w:date="2024-11-21T11:10:00Z">
        <w:r w:rsidR="00F87165">
          <w:t xml:space="preserve"> </w:t>
        </w:r>
        <w:r w:rsidR="00F87165" w:rsidRPr="008715AE">
          <w:t>(</w:t>
        </w:r>
      </w:ins>
      <w:ins w:id="734" w:author="Kelly Sutherland [2]" w:date="2024-11-21T11:15:00Z">
        <w:r w:rsidR="00863D85" w:rsidRPr="008715AE">
          <w:t>e.g. Dabiri et al</w:t>
        </w:r>
      </w:ins>
      <w:ins w:id="735" w:author="Kelly Sutherland [2]" w:date="2024-11-21T11:58:00Z">
        <w:r w:rsidR="003C3EF7">
          <w:t>.</w:t>
        </w:r>
      </w:ins>
      <w:ins w:id="736" w:author="Kelly Sutherland [2]" w:date="2024-11-21T11:15:00Z">
        <w:r w:rsidR="00863D85" w:rsidRPr="008715AE">
          <w:t xml:space="preserve"> 2010, </w:t>
        </w:r>
      </w:ins>
      <w:ins w:id="737" w:author="Kelly Sutherland [2]" w:date="2024-11-21T11:58:00Z">
        <w:r w:rsidR="003C3EF7">
          <w:t>DiSanto et al. 2021</w:t>
        </w:r>
      </w:ins>
      <w:ins w:id="738" w:author="Kelly Sutherland [2]" w:date="2024-11-21T11:10:00Z">
        <w:r w:rsidR="00F87165" w:rsidRPr="008715AE">
          <w:t>)</w:t>
        </w:r>
      </w:ins>
      <w:ins w:id="739" w:author="Kelly Sutherland [2]" w:date="2024-11-21T11:09:00Z">
        <w:r w:rsidR="00F87165" w:rsidRPr="008715AE">
          <w:t xml:space="preserve"> we were interes</w:t>
        </w:r>
      </w:ins>
      <w:ins w:id="740" w:author="Kelly Sutherland [2]" w:date="2024-11-21T11:10:00Z">
        <w:r w:rsidR="00F87165" w:rsidRPr="00203B45">
          <w:t xml:space="preserve">ted in inherent mechanical relationships dictated </w:t>
        </w:r>
      </w:ins>
      <w:ins w:id="741" w:author="Kelly Sutherland [2]" w:date="2024-11-21T11:11:00Z">
        <w:r w:rsidR="00F87165" w:rsidRPr="00203B45">
          <w:t>by the colony architectu</w:t>
        </w:r>
        <w:r w:rsidR="00F87165" w:rsidRPr="003C3EF7">
          <w:t>res</w:t>
        </w:r>
        <w:r w:rsidR="00863D85" w:rsidRPr="003C3EF7">
          <w:t>.  For instance, a linear arrangement of zooids inherently reduces dr</w:t>
        </w:r>
      </w:ins>
      <w:ins w:id="742" w:author="Kelly Sutherland [2]" w:date="2024-11-21T11:12:00Z">
        <w:r w:rsidR="00863D85" w:rsidRPr="003C3EF7">
          <w:t xml:space="preserve">ag due to a cluster arrangement, leading to faster swimming </w:t>
        </w:r>
        <w:r w:rsidR="00863D85" w:rsidRPr="003C3EF7">
          <w:lastRenderedPageBreak/>
          <w:t xml:space="preserve">speeds and potentially higher </w:t>
        </w:r>
      </w:ins>
      <w:ins w:id="743" w:author="Kelly Sutherland [2]" w:date="2024-11-21T11:18:00Z">
        <w:r w:rsidR="00863D85" w:rsidRPr="003C3EF7">
          <w:t>efficiency</w:t>
        </w:r>
      </w:ins>
      <w:ins w:id="744" w:author="Kelly Sutherland [2]" w:date="2024-11-21T11:12:00Z">
        <w:r w:rsidR="00863D85" w:rsidRPr="003C3EF7">
          <w:t xml:space="preserve"> regardless of phylogenetic history.</w:t>
        </w:r>
      </w:ins>
      <w:ins w:id="745" w:author="Alex Damian Serrano" w:date="2024-12-04T13:04:00Z" w16du:dateUtc="2024-12-04T12:04:00Z">
        <w:r w:rsidR="00B0411D">
          <w:t xml:space="preserve"> </w:t>
        </w:r>
      </w:ins>
      <w:ins w:id="746" w:author="Kelly Sutherland [2]" w:date="2024-11-21T11:12:00Z">
        <w:del w:id="747" w:author="Alex Damian Serrano" w:date="2024-12-04T13:04:00Z" w16du:dateUtc="2024-12-04T12:04:00Z">
          <w:r w:rsidR="00863D85" w:rsidRPr="003C3EF7" w:rsidDel="00B0411D">
            <w:delText xml:space="preserve">  </w:delText>
          </w:r>
        </w:del>
      </w:ins>
      <w:ins w:id="748" w:author="Kelly Sutherland [2]" w:date="2024-11-21T11:10:00Z">
        <w:del w:id="749" w:author="Alex Damian Serrano" w:date="2024-12-04T13:04:00Z" w16du:dateUtc="2024-12-04T12:04:00Z">
          <w:r w:rsidR="00F87165" w:rsidRPr="003C3EF7" w:rsidDel="00B0411D">
            <w:delText xml:space="preserve"> </w:delText>
          </w:r>
        </w:del>
      </w:ins>
      <w:ins w:id="750" w:author="Kelly Sutherland [2]" w:date="2024-11-21T11:18:00Z">
        <w:r w:rsidR="00863D85" w:rsidRPr="003C3EF7">
          <w:t xml:space="preserve">In other words, any </w:t>
        </w:r>
      </w:ins>
      <w:ins w:id="751" w:author="Kelly Sutherland [2]" w:date="2024-11-21T11:19:00Z">
        <w:r w:rsidR="00863D85" w:rsidRPr="003C3EF7">
          <w:t>phylogenetic</w:t>
        </w:r>
      </w:ins>
      <w:ins w:id="752" w:author="Kelly Sutherland [2]" w:date="2024-11-21T11:18:00Z">
        <w:r w:rsidR="00863D85" w:rsidRPr="003C3EF7">
          <w:t xml:space="preserve"> </w:t>
        </w:r>
        <w:del w:id="753" w:author="Alex Damian Serrano" w:date="2024-12-04T13:07:00Z" w16du:dateUtc="2024-12-04T12:07:00Z">
          <w:r w:rsidR="00863D85" w:rsidRPr="003C3EF7" w:rsidDel="00C432EF">
            <w:delText>signal</w:delText>
          </w:r>
        </w:del>
      </w:ins>
      <w:ins w:id="754" w:author="Alex Damian Serrano" w:date="2024-12-04T13:07:00Z" w16du:dateUtc="2024-12-04T12:07:00Z">
        <w:r w:rsidR="00C432EF">
          <w:t>inertia</w:t>
        </w:r>
      </w:ins>
      <w:ins w:id="755" w:author="Kelly Sutherland [2]" w:date="2024-11-21T11:18:00Z">
        <w:r w:rsidR="00863D85" w:rsidRPr="003C3EF7">
          <w:t xml:space="preserve"> is</w:t>
        </w:r>
      </w:ins>
      <w:ins w:id="756" w:author="Kelly Sutherland [2]" w:date="2024-11-21T11:19:00Z">
        <w:r w:rsidR="00863D85" w:rsidRPr="003C3EF7">
          <w:t xml:space="preserve"> </w:t>
        </w:r>
        <w:del w:id="757" w:author="Alex Damian Serrano" w:date="2024-12-04T13:05:00Z" w16du:dateUtc="2024-12-04T12:05:00Z">
          <w:r w:rsidR="00863D85" w:rsidRPr="003C3EF7" w:rsidDel="00C432EF">
            <w:delText>inherent</w:delText>
          </w:r>
        </w:del>
      </w:ins>
      <w:ins w:id="758" w:author="Alex Damian Serrano" w:date="2024-12-04T13:05:00Z" w16du:dateUtc="2024-12-04T12:05:00Z">
        <w:r w:rsidR="00C432EF">
          <w:t>irrelevant</w:t>
        </w:r>
      </w:ins>
      <w:ins w:id="759" w:author="Kelly Sutherland [2]" w:date="2024-11-21T11:18:00Z">
        <w:r w:rsidR="00863D85" w:rsidRPr="003C3EF7">
          <w:t xml:space="preserve"> in </w:t>
        </w:r>
        <w:del w:id="760" w:author="Alex Damian Serrano" w:date="2024-12-04T13:05:00Z" w16du:dateUtc="2024-12-04T12:05:00Z">
          <w:r w:rsidR="00863D85" w:rsidRPr="003C3EF7" w:rsidDel="00C432EF">
            <w:delText xml:space="preserve">the </w:delText>
          </w:r>
        </w:del>
      </w:ins>
      <w:ins w:id="761" w:author="Kelly Sutherland [2]" w:date="2024-11-21T11:23:00Z">
        <w:del w:id="762" w:author="Alex Damian Serrano" w:date="2024-12-04T13:05:00Z" w16du:dateUtc="2024-12-04T12:05:00Z">
          <w:r w:rsidR="002F4AEB" w:rsidRPr="003C3EF7" w:rsidDel="00C432EF">
            <w:delText>biomechanic</w:delText>
          </w:r>
          <w:r w:rsidR="002F4AEB" w:rsidRPr="001155E1" w:rsidDel="00C432EF">
            <w:delText>a</w:delText>
          </w:r>
          <w:r w:rsidR="002F4AEB" w:rsidRPr="00D93056" w:rsidDel="00C432EF">
            <w:delText>l</w:delText>
          </w:r>
        </w:del>
      </w:ins>
      <w:ins w:id="763" w:author="Alex Damian Serrano" w:date="2024-12-04T13:05:00Z" w16du:dateUtc="2024-12-04T12:05:00Z">
        <w:r w:rsidR="00C432EF">
          <w:t>instantaneous</w:t>
        </w:r>
      </w:ins>
      <w:ins w:id="764" w:author="Kelly Sutherland [2]" w:date="2024-11-21T11:23:00Z">
        <w:r w:rsidR="002F4AEB" w:rsidRPr="00BD519F">
          <w:t xml:space="preserve"> </w:t>
        </w:r>
      </w:ins>
      <w:ins w:id="765" w:author="Alex Damian Serrano" w:date="2024-12-04T13:05:00Z" w16du:dateUtc="2024-12-04T12:05:00Z">
        <w:r w:rsidR="00C432EF">
          <w:t xml:space="preserve">relationships between </w:t>
        </w:r>
      </w:ins>
      <w:ins w:id="766" w:author="Kelly Sutherland [2]" w:date="2024-11-21T11:18:00Z">
        <w:r w:rsidR="00863D85" w:rsidRPr="00BD519F">
          <w:t>trait</w:t>
        </w:r>
      </w:ins>
      <w:ins w:id="767" w:author="Kelly Sutherland [2]" w:date="2024-11-21T11:23:00Z">
        <w:r w:rsidR="002F4AEB" w:rsidRPr="00BD519F">
          <w:t>s</w:t>
        </w:r>
      </w:ins>
      <w:ins w:id="768" w:author="Alex Damian Serrano" w:date="2024-12-04T13:06:00Z" w16du:dateUtc="2024-12-04T12:06:00Z">
        <w:r w:rsidR="00C432EF">
          <w:t xml:space="preserve"> (</w:t>
        </w:r>
        <w:proofErr w:type="spellStart"/>
        <w:r w:rsidR="00C432EF">
          <w:t>Felsenstein</w:t>
        </w:r>
        <w:proofErr w:type="spellEnd"/>
        <w:r w:rsidR="00C432EF">
          <w:t xml:space="preserve"> 198</w:t>
        </w:r>
      </w:ins>
      <w:ins w:id="769" w:author="Alex Damian Serrano" w:date="2024-12-04T13:07:00Z" w16du:dateUtc="2024-12-04T12:07:00Z">
        <w:r w:rsidR="00C432EF">
          <w:t>5</w:t>
        </w:r>
      </w:ins>
      <w:ins w:id="770" w:author="Alex Damian Serrano" w:date="2024-12-04T13:06:00Z" w16du:dateUtc="2024-12-04T12:06:00Z">
        <w:r w:rsidR="00C432EF">
          <w:t>). Moreov</w:t>
        </w:r>
      </w:ins>
      <w:ins w:id="771" w:author="Alex Damian Serrano" w:date="2024-12-04T13:07:00Z" w16du:dateUtc="2024-12-04T12:07:00Z">
        <w:r w:rsidR="00C432EF">
          <w:t xml:space="preserve">er, </w:t>
        </w:r>
      </w:ins>
      <w:ins w:id="772" w:author="Alex Damian Serrano" w:date="2024-12-04T13:08:00Z">
        <w:r w:rsidR="00C432EF" w:rsidRPr="00C432EF">
          <w:rPr>
            <w:rPrChange w:id="773" w:author="Alex Damian Serrano" w:date="2024-12-04T13:08:00Z" w16du:dateUtc="2024-12-04T12:08:00Z">
              <w:rPr>
                <w:b/>
                <w:bCs/>
              </w:rPr>
            </w:rPrChange>
          </w:rPr>
          <w:t xml:space="preserve">independence of data is </w:t>
        </w:r>
      </w:ins>
      <w:ins w:id="774" w:author="Alex Damian Serrano" w:date="2024-12-04T13:08:00Z" w16du:dateUtc="2024-12-04T12:08:00Z">
        <w:r w:rsidR="00C432EF">
          <w:t xml:space="preserve">often incorrectly assumed to be </w:t>
        </w:r>
      </w:ins>
      <w:ins w:id="775" w:author="Alex Damian Serrano" w:date="2024-12-04T13:08:00Z">
        <w:r w:rsidR="00C432EF" w:rsidRPr="00C432EF">
          <w:rPr>
            <w:rPrChange w:id="776" w:author="Alex Damian Serrano" w:date="2024-12-04T13:08:00Z" w16du:dateUtc="2024-12-04T12:08:00Z">
              <w:rPr>
                <w:b/>
                <w:bCs/>
              </w:rPr>
            </w:rPrChange>
          </w:rPr>
          <w:t>an assumption of standard (nonphylogenetic) regression</w:t>
        </w:r>
      </w:ins>
      <w:ins w:id="777" w:author="Alex Damian Serrano" w:date="2024-12-04T13:08:00Z" w16du:dateUtc="2024-12-04T12:08:00Z">
        <w:r w:rsidR="00C432EF">
          <w:t>s</w:t>
        </w:r>
      </w:ins>
      <w:ins w:id="778" w:author="Alex Damian Serrano" w:date="2024-12-04T13:08:00Z">
        <w:r w:rsidR="00C432EF" w:rsidRPr="00C432EF">
          <w:rPr>
            <w:rPrChange w:id="779" w:author="Alex Damian Serrano" w:date="2024-12-04T13:08:00Z" w16du:dateUtc="2024-12-04T12:08:00Z">
              <w:rPr>
                <w:b/>
                <w:bCs/>
              </w:rPr>
            </w:rPrChange>
          </w:rPr>
          <w:t xml:space="preserve"> </w:t>
        </w:r>
      </w:ins>
      <w:ins w:id="780" w:author="Kelly Sutherland [2]" w:date="2024-11-21T11:19:00Z">
        <w:del w:id="781" w:author="Alex Damian Serrano" w:date="2024-12-04T13:08:00Z" w16du:dateUtc="2024-12-04T12:08:00Z">
          <w:r w:rsidR="00863D85" w:rsidRPr="00E03FD8" w:rsidDel="00C432EF">
            <w:delText xml:space="preserve"> </w:delText>
          </w:r>
        </w:del>
        <w:r w:rsidR="00863D85" w:rsidRPr="00E03FD8">
          <w:t>(Uyeda et al. 2018)</w:t>
        </w:r>
      </w:ins>
      <w:ins w:id="782" w:author="Alex Damian Serrano" w:date="2024-12-04T13:09:00Z" w16du:dateUtc="2024-12-04T12:09:00Z">
        <w:r w:rsidR="00C432EF">
          <w:t xml:space="preserve">, when </w:t>
        </w:r>
        <w:proofErr w:type="gramStart"/>
        <w:r w:rsidR="00C432EF">
          <w:t>in reality the</w:t>
        </w:r>
        <w:proofErr w:type="gramEnd"/>
        <w:r w:rsidR="00C432EF">
          <w:t xml:space="preserve"> assumptions relate to the independence </w:t>
        </w:r>
      </w:ins>
      <w:ins w:id="783" w:author="Alex Damian Serrano" w:date="2024-12-04T13:10:00Z" w16du:dateUtc="2024-12-04T12:10:00Z">
        <w:r w:rsidR="00C432EF">
          <w:t xml:space="preserve">and distribution </w:t>
        </w:r>
      </w:ins>
      <w:ins w:id="784" w:author="Alex Damian Serrano" w:date="2024-12-04T13:09:00Z" w16du:dateUtc="2024-12-04T12:09:00Z">
        <w:r w:rsidR="00C432EF">
          <w:t xml:space="preserve">of the </w:t>
        </w:r>
      </w:ins>
      <w:ins w:id="785" w:author="Alex Damian Serrano" w:date="2024-12-04T13:10:00Z" w16du:dateUtc="2024-12-04T12:10:00Z">
        <w:r w:rsidR="00C432EF">
          <w:t>error terms</w:t>
        </w:r>
      </w:ins>
      <w:ins w:id="786" w:author="Kelly Sutherland [2]" w:date="2024-11-21T11:19:00Z">
        <w:r w:rsidR="00863D85" w:rsidRPr="00E03FD8">
          <w:t>.</w:t>
        </w:r>
      </w:ins>
      <w:ins w:id="787" w:author="Alex Damian Serrano" w:date="2024-12-04T13:12:00Z" w16du:dateUtc="2024-12-04T12:12:00Z">
        <w:r w:rsidR="00530211">
          <w:t xml:space="preserve"> Thus, when all the phylogenetic signal is present in the predictor, as it is in the case with colonial architecture (Damian-Serrano et al. 2022) and its associated characteristics</w:t>
        </w:r>
      </w:ins>
      <w:ins w:id="788" w:author="Alex Damian Serrano" w:date="2024-12-04T13:13:00Z" w16du:dateUtc="2024-12-04T12:13:00Z">
        <w:r w:rsidR="00530211">
          <w:t>, there is no need for any “phylogenetic correction” (Uyeda et al. 2018).</w:t>
        </w:r>
      </w:ins>
      <w:ins w:id="789" w:author="Alex Damian Serrano" w:date="2024-12-04T13:09:00Z" w16du:dateUtc="2024-12-04T12:09:00Z">
        <w:r w:rsidR="00C432EF">
          <w:t xml:space="preserve"> </w:t>
        </w:r>
      </w:ins>
      <w:ins w:id="790" w:author="Kelly Sutherland [2]" w:date="2024-11-21T11:18:00Z">
        <w:del w:id="791" w:author="Alex Damian Serrano" w:date="2024-12-04T13:09:00Z" w16du:dateUtc="2024-12-04T12:09:00Z">
          <w:r w:rsidR="00863D85" w:rsidRPr="00E03FD8" w:rsidDel="00C432EF">
            <w:delText xml:space="preserve"> </w:delText>
          </w:r>
        </w:del>
      </w:ins>
      <w:del w:id="792" w:author="Kelly Sutherland [2]" w:date="2024-11-21T11:23:00Z">
        <w:r w:rsidR="00CF5FA0" w:rsidRPr="00E03FD8" w:rsidDel="002F4AEB">
          <w:delText>W</w:delText>
        </w:r>
        <w:r w:rsidR="00CF5FA0" w:rsidRPr="008715AE" w:rsidDel="002F4AEB">
          <w:rPr>
            <w:rPrChange w:id="793" w:author="Kelly Sutherland [2]" w:date="2024-11-21T11:43:00Z">
              <w:rPr>
                <w:color w:val="0000FF"/>
              </w:rPr>
            </w:rPrChange>
          </w:rPr>
          <w:delText xml:space="preserve">e do not expect the relationships between speed, architecture, and energetic efficiency to be a result of them co-evolving with one another, but rather a result of present mechanical relationships derived from colonial form. </w:delText>
        </w:r>
      </w:del>
      <w:del w:id="794" w:author="Kelly Sutherland [2]" w:date="2024-11-21T11:20:00Z">
        <w:r w:rsidR="00CF5FA0" w:rsidRPr="008715AE" w:rsidDel="00863D85">
          <w:rPr>
            <w:rPrChange w:id="795" w:author="Kelly Sutherland [2]" w:date="2024-11-21T11:43:00Z">
              <w:rPr>
                <w:color w:val="0000FF"/>
              </w:rPr>
            </w:rPrChange>
          </w:rPr>
          <w:delText xml:space="preserve">Therefore, it would not be appropriate to analyze these relationships using phylogenetic comparative methods. </w:delText>
        </w:r>
      </w:del>
      <w:r w:rsidR="00CF5FA0" w:rsidRPr="008715AE">
        <w:rPr>
          <w:rPrChange w:id="796" w:author="Kelly Sutherland [2]" w:date="2024-11-21T11:43:00Z">
            <w:rPr>
              <w:color w:val="0000FF"/>
            </w:rPr>
          </w:rPrChange>
        </w:rPr>
        <w:t>However, there may be unaccounted factors</w:t>
      </w:r>
      <w:r w:rsidR="008B2446" w:rsidRPr="008715AE">
        <w:rPr>
          <w:rPrChange w:id="797" w:author="Kelly Sutherland [2]" w:date="2024-11-21T11:43:00Z">
            <w:rPr>
              <w:color w:val="0000FF"/>
            </w:rPr>
          </w:rPrChange>
        </w:rPr>
        <w:t xml:space="preserve"> explaining the residual variation in our analyses that may bear phylogenetic signal. For example, tunic </w:t>
      </w:r>
      <w:r w:rsidR="004E47E1" w:rsidRPr="008715AE">
        <w:rPr>
          <w:rPrChange w:id="798" w:author="Kelly Sutherland [2]" w:date="2024-11-21T11:43:00Z">
            <w:rPr>
              <w:color w:val="0000FF"/>
            </w:rPr>
          </w:rPrChange>
        </w:rPr>
        <w:t>stiff</w:t>
      </w:r>
      <w:r w:rsidR="008B2446" w:rsidRPr="008715AE">
        <w:rPr>
          <w:rPrChange w:id="799" w:author="Kelly Sutherland [2]" w:date="2024-11-21T11:43:00Z">
            <w:rPr>
              <w:color w:val="0000FF"/>
            </w:rPr>
          </w:rPrChange>
        </w:rPr>
        <w:t>ness,</w:t>
      </w:r>
      <w:r w:rsidR="004E47E1" w:rsidRPr="008715AE">
        <w:rPr>
          <w:rPrChange w:id="800" w:author="Kelly Sutherland [2]" w:date="2024-11-21T11:43:00Z">
            <w:rPr>
              <w:color w:val="0000FF"/>
            </w:rPr>
          </w:rPrChange>
        </w:rPr>
        <w:t xml:space="preserve"> tunic smoothness,</w:t>
      </w:r>
      <w:r w:rsidR="008B2446" w:rsidRPr="008715AE">
        <w:rPr>
          <w:rPrChange w:id="801" w:author="Kelly Sutherland [2]" w:date="2024-11-21T11:43:00Z">
            <w:rPr>
              <w:color w:val="0000FF"/>
            </w:rPr>
          </w:rPrChange>
        </w:rPr>
        <w:t xml:space="preserve"> muscle band number, muscle fiber density, swimming behavior, as well as metabolic and physiological baselines may be more similar between more closely related species, potentially erasing some of the architecture-specific signal. </w:t>
      </w:r>
      <w:del w:id="802" w:author="Kelly Sutherland [2]" w:date="2024-11-21T11:22:00Z">
        <w:r w:rsidR="008B2446" w:rsidRPr="008715AE" w:rsidDel="002F4AEB">
          <w:rPr>
            <w:rPrChange w:id="803" w:author="Kelly Sutherland [2]" w:date="2024-11-21T11:43:00Z">
              <w:rPr>
                <w:color w:val="0000FF"/>
              </w:rPr>
            </w:rPrChange>
          </w:rPr>
          <w:delText>Future studies may address the role of phylogeny and heritable factors in salp swimming speed and cost of transport.</w:delText>
        </w:r>
        <w:r w:rsidR="00CD4E72" w:rsidRPr="008715AE" w:rsidDel="002F4AEB">
          <w:rPr>
            <w:rPrChange w:id="804" w:author="Kelly Sutherland [2]" w:date="2024-11-21T11:43:00Z">
              <w:rPr>
                <w:color w:val="0000FF"/>
              </w:rPr>
            </w:rPrChange>
          </w:rPr>
          <w:delText xml:space="preserve"> These factors may have co-evolved with each other and/or with respiration rate or colonial architecture.</w:delText>
        </w:r>
      </w:del>
      <w:ins w:id="805" w:author="Kelly Sutherland [2]" w:date="2024-11-21T11:21:00Z">
        <w:r w:rsidR="00863D85" w:rsidRPr="008715AE">
          <w:rPr>
            <w:shd w:val="clear" w:color="auto" w:fill="F8F8F8"/>
            <w:rPrChange w:id="806" w:author="Kelly Sutherland [2]" w:date="2024-11-21T11:43:00Z">
              <w:rPr>
                <w:color w:val="1D1C1D"/>
                <w:sz w:val="23"/>
                <w:szCs w:val="23"/>
                <w:shd w:val="clear" w:color="auto" w:fill="F8F8F8"/>
              </w:rPr>
            </w:rPrChange>
          </w:rPr>
          <w:t>Future studies could address the role of phylogeny</w:t>
        </w:r>
      </w:ins>
      <w:ins w:id="807" w:author="Kelly Sutherland [2]" w:date="2024-11-21T11:42:00Z">
        <w:r w:rsidR="00DD073F" w:rsidRPr="008715AE">
          <w:rPr>
            <w:shd w:val="clear" w:color="auto" w:fill="F8F8F8"/>
            <w:rPrChange w:id="808" w:author="Kelly Sutherland [2]" w:date="2024-11-21T11:43:00Z">
              <w:rPr>
                <w:color w:val="1D1C1D"/>
                <w:sz w:val="23"/>
                <w:szCs w:val="23"/>
                <w:shd w:val="clear" w:color="auto" w:fill="F8F8F8"/>
              </w:rPr>
            </w:rPrChange>
          </w:rPr>
          <w:t xml:space="preserve"> </w:t>
        </w:r>
        <w:del w:id="809" w:author="Alex Damian Serrano" w:date="2024-12-04T13:14:00Z" w16du:dateUtc="2024-12-04T12:14:00Z">
          <w:r w:rsidR="00DD073F" w:rsidRPr="008715AE" w:rsidDel="005600C0">
            <w:rPr>
              <w:rPrChange w:id="810" w:author="Kelly Sutherland [2]" w:date="2024-11-21T11:43:00Z">
                <w:rPr>
                  <w:color w:val="4F81BD" w:themeColor="accent1"/>
                </w:rPr>
              </w:rPrChange>
            </w:rPr>
            <w:delText>(Damian-Serrano et al. 202</w:delText>
          </w:r>
        </w:del>
        <w:del w:id="811" w:author="Alex Damian Serrano" w:date="2024-12-04T13:06:00Z" w16du:dateUtc="2024-12-04T12:06:00Z">
          <w:r w:rsidR="00DD073F" w:rsidRPr="008715AE" w:rsidDel="00C432EF">
            <w:rPr>
              <w:rPrChange w:id="812" w:author="Kelly Sutherland [2]" w:date="2024-11-21T11:43:00Z">
                <w:rPr>
                  <w:color w:val="4F81BD" w:themeColor="accent1"/>
                </w:rPr>
              </w:rPrChange>
            </w:rPr>
            <w:delText>0</w:delText>
          </w:r>
        </w:del>
        <w:del w:id="813" w:author="Alex Damian Serrano" w:date="2024-12-04T13:14:00Z" w16du:dateUtc="2024-12-04T12:14:00Z">
          <w:r w:rsidR="00DD073F" w:rsidRPr="008715AE" w:rsidDel="005600C0">
            <w:rPr>
              <w:rPrChange w:id="814" w:author="Kelly Sutherland [2]" w:date="2024-11-21T11:43:00Z">
                <w:rPr>
                  <w:color w:val="4F81BD" w:themeColor="accent1"/>
                </w:rPr>
              </w:rPrChange>
            </w:rPr>
            <w:delText xml:space="preserve">) </w:delText>
          </w:r>
        </w:del>
      </w:ins>
      <w:ins w:id="815" w:author="Kelly Sutherland [2]" w:date="2024-11-21T11:21:00Z">
        <w:r w:rsidR="00863D85" w:rsidRPr="008715AE">
          <w:rPr>
            <w:shd w:val="clear" w:color="auto" w:fill="F8F8F8"/>
            <w:rPrChange w:id="816" w:author="Kelly Sutherland [2]" w:date="2024-11-21T11:43:00Z">
              <w:rPr>
                <w:color w:val="1D1C1D"/>
                <w:sz w:val="23"/>
                <w:szCs w:val="23"/>
                <w:shd w:val="clear" w:color="auto" w:fill="F8F8F8"/>
              </w:rPr>
            </w:rPrChange>
          </w:rPr>
          <w:t>and heritable factors in salp swimming speed and cost of transport using phylogenetic comparative methods. These analyses could reveal whether these factors have co-evolved with each other and/or with respiration rate or colonial architecture.</w:t>
        </w:r>
      </w:ins>
    </w:p>
    <w:bookmarkEnd w:id="724"/>
    <w:p w14:paraId="343F248F" w14:textId="145A3B66" w:rsidR="002320D6" w:rsidRPr="00203B45" w:rsidRDefault="0094247D" w:rsidP="008B0D0A">
      <w:pPr>
        <w:spacing w:line="360" w:lineRule="auto"/>
        <w:jc w:val="both"/>
        <w:rPr>
          <w:i/>
        </w:rPr>
      </w:pPr>
      <w:r w:rsidRPr="00203B45">
        <w:rPr>
          <w:i/>
        </w:rPr>
        <w:t>Insights for bioinspired underwater vehicle design</w:t>
      </w:r>
    </w:p>
    <w:p w14:paraId="09286A66" w14:textId="58E83FE4" w:rsidR="002320D6" w:rsidRDefault="0094247D" w:rsidP="008B0D0A">
      <w:pPr>
        <w:spacing w:line="360" w:lineRule="auto"/>
        <w:ind w:firstLine="720"/>
        <w:jc w:val="both"/>
      </w:pPr>
      <w:r w:rsidRPr="00BD519F">
        <w:t xml:space="preserve">Pulsatile jet propulsion is a promising avenue for bioinspired aquatic vehicles </w:t>
      </w:r>
      <w:r>
        <w:t>and robots (</w:t>
      </w:r>
      <w:proofErr w:type="spellStart"/>
      <w:r>
        <w:t>Mohensi</w:t>
      </w:r>
      <w:proofErr w:type="spellEnd"/>
      <w:r>
        <w:t xml:space="preserve"> 2006, </w:t>
      </w:r>
      <w:proofErr w:type="spellStart"/>
      <w:r>
        <w:t>Gohardini</w:t>
      </w:r>
      <w:proofErr w:type="spellEnd"/>
      <w:r>
        <w:t xml:space="preserve"> 2014, Yue et al. 2015). Multijet propulsion systems with multiple propellers akin to salp colonies </w:t>
      </w:r>
      <w:r w:rsidR="00623B1B">
        <w:t>have been</w:t>
      </w:r>
      <w:r>
        <w:t xml:space="preserve"> explored in an engineering context (Chao et al. 2017, Costello et al. 2015) with direct inspiration from gelatinous animals (</w:t>
      </w:r>
      <w:proofErr w:type="spellStart"/>
      <w:r>
        <w:t>Marut</w:t>
      </w:r>
      <w:proofErr w:type="spellEnd"/>
      <w:r>
        <w:t xml:space="preserve"> 2014, </w:t>
      </w:r>
      <w:proofErr w:type="spellStart"/>
      <w:r>
        <w:t>Krummel</w:t>
      </w:r>
      <w:proofErr w:type="spellEnd"/>
      <w:r>
        <w:t xml:space="preserve"> 2019, Bi et al 2022, Du Clos et al. 2022). Salp diversity provides a natural laboratory to explore the hydrodynamic implications of different multijet arrangement designs. Our findings underscore the importance of considering the scaling hydrodynamic properties of propeller arrangements to optimize speed and energy efficiency in bioinspired underwater vehicle design. While linear chain arrangements were the fastest and among the most energy efficient, robot (or vehicle) configurations such as a cluster form may confer unique object manipulation or maneuverability advantages. Our results show that these seemingly inefficient propeller configurations do not impose large disadvantages in terms of speed and fuel efficiency.</w:t>
      </w:r>
    </w:p>
    <w:p w14:paraId="39B3AD71" w14:textId="58E03CE4" w:rsidR="002320D6" w:rsidRPr="0035573A" w:rsidRDefault="0094247D" w:rsidP="008B0D0A">
      <w:pPr>
        <w:spacing w:line="360" w:lineRule="auto"/>
        <w:jc w:val="both"/>
        <w:rPr>
          <w:b/>
          <w:color w:val="222222"/>
          <w:highlight w:val="white"/>
        </w:rPr>
      </w:pPr>
      <w:r>
        <w:rPr>
          <w:b/>
          <w:color w:val="222222"/>
          <w:highlight w:val="white"/>
        </w:rPr>
        <w:t>Acknowledgments:</w:t>
      </w:r>
    </w:p>
    <w:p w14:paraId="64942681" w14:textId="45FADA75" w:rsidR="002320D6" w:rsidRDefault="0094247D" w:rsidP="008B0D0A">
      <w:pPr>
        <w:spacing w:line="360" w:lineRule="auto"/>
        <w:ind w:firstLine="720"/>
        <w:jc w:val="both"/>
        <w:rPr>
          <w:color w:val="222222"/>
          <w:highlight w:val="white"/>
        </w:rPr>
      </w:pPr>
      <w:r>
        <w:rPr>
          <w:color w:val="222222"/>
          <w:highlight w:val="white"/>
        </w:rPr>
        <w:t xml:space="preserve">We are grateful to the crew of Aquatic Life Divers, Kona </w:t>
      </w:r>
      <w:proofErr w:type="spellStart"/>
      <w:r>
        <w:rPr>
          <w:color w:val="222222"/>
          <w:highlight w:val="white"/>
        </w:rPr>
        <w:t>Honu</w:t>
      </w:r>
      <w:proofErr w:type="spellEnd"/>
      <w:r>
        <w:rPr>
          <w:color w:val="222222"/>
          <w:highlight w:val="white"/>
        </w:rPr>
        <w:t xml:space="preserve"> Divers for their assistance and support in hosting our offshore diving operations. We also wish to thank Marc Hughes, Jeff </w:t>
      </w:r>
      <w:proofErr w:type="spellStart"/>
      <w:r>
        <w:rPr>
          <w:color w:val="222222"/>
          <w:highlight w:val="white"/>
        </w:rPr>
        <w:t>Milisen</w:t>
      </w:r>
      <w:proofErr w:type="spellEnd"/>
      <w:r>
        <w:rPr>
          <w:color w:val="222222"/>
          <w:highlight w:val="white"/>
        </w:rPr>
        <w:t xml:space="preserve">, Rebecca Gordon, Matt Connelly, Clint Collins, Paul Richardson, and Anne Thompson for their assistance during diving, collections, and filming operations in the field.  </w:t>
      </w:r>
      <w:del w:id="817" w:author="Kelly Sutherland" w:date="2024-12-02T11:15:00Z">
        <w:r w:rsidDel="009D43B6">
          <w:rPr>
            <w:color w:val="222222"/>
            <w:highlight w:val="white"/>
          </w:rPr>
          <w:delText>Finally, w</w:delText>
        </w:r>
      </w:del>
      <w:ins w:id="818" w:author="Kelly Sutherland" w:date="2024-12-02T11:15:00Z">
        <w:r w:rsidR="009D43B6">
          <w:rPr>
            <w:color w:val="222222"/>
            <w:highlight w:val="white"/>
          </w:rPr>
          <w:t>W</w:t>
        </w:r>
      </w:ins>
      <w:r>
        <w:rPr>
          <w:color w:val="222222"/>
          <w:highlight w:val="white"/>
        </w:rPr>
        <w:t xml:space="preserve">e would like to </w:t>
      </w:r>
      <w:r>
        <w:rPr>
          <w:color w:val="222222"/>
          <w:highlight w:val="white"/>
        </w:rPr>
        <w:lastRenderedPageBreak/>
        <w:t xml:space="preserve">thank Tiffany </w:t>
      </w:r>
      <w:proofErr w:type="spellStart"/>
      <w:r>
        <w:rPr>
          <w:color w:val="222222"/>
          <w:highlight w:val="white"/>
        </w:rPr>
        <w:t>Bachtel</w:t>
      </w:r>
      <w:proofErr w:type="spellEnd"/>
      <w:r>
        <w:rPr>
          <w:color w:val="222222"/>
          <w:highlight w:val="white"/>
        </w:rPr>
        <w:t xml:space="preserve"> for her valuable advice on the respirometry experiment design.</w:t>
      </w:r>
      <w:ins w:id="819" w:author="Kelly Sutherland" w:date="2024-12-02T11:15:00Z">
        <w:r w:rsidR="009D43B6">
          <w:rPr>
            <w:color w:val="222222"/>
            <w:highlight w:val="white"/>
          </w:rPr>
          <w:t xml:space="preserve">  We thank the associate editor and two anonymous reviewers for their helpful comments.</w:t>
        </w:r>
      </w:ins>
    </w:p>
    <w:p w14:paraId="712E7E7D" w14:textId="60DC1146" w:rsidR="002320D6" w:rsidRPr="0035573A" w:rsidRDefault="0094247D" w:rsidP="008B0D0A">
      <w:pPr>
        <w:spacing w:line="360" w:lineRule="auto"/>
        <w:rPr>
          <w:b/>
        </w:rPr>
      </w:pPr>
      <w:r>
        <w:rPr>
          <w:b/>
        </w:rPr>
        <w:t>Funding</w:t>
      </w:r>
    </w:p>
    <w:p w14:paraId="5B8751B7" w14:textId="4DB41AA4" w:rsidR="002320D6" w:rsidRDefault="0094247D" w:rsidP="008B0D0A">
      <w:pPr>
        <w:spacing w:line="360" w:lineRule="auto"/>
        <w:ind w:firstLine="720"/>
      </w:pPr>
      <w:r>
        <w:t>This research was supported by the Gordon and Betty Moore Foundation [grant number 8835] and the Office of Naval Research [grant number N00014-23-1-2171].</w:t>
      </w:r>
    </w:p>
    <w:p w14:paraId="116EDF6C" w14:textId="43C965B7" w:rsidR="005E42F4" w:rsidRDefault="005E42F4" w:rsidP="008B0D0A">
      <w:pPr>
        <w:spacing w:line="360" w:lineRule="auto"/>
        <w:rPr>
          <w:b/>
          <w:color w:val="222222"/>
          <w:highlight w:val="white"/>
        </w:rPr>
      </w:pPr>
      <w:r w:rsidRPr="008B0D0A">
        <w:rPr>
          <w:b/>
          <w:color w:val="222222"/>
          <w:highlight w:val="white"/>
        </w:rPr>
        <w:t>Data availability</w:t>
      </w:r>
    </w:p>
    <w:p w14:paraId="205000FD" w14:textId="78EFD9B4" w:rsidR="005E42F4" w:rsidRDefault="005E42F4" w:rsidP="008B0D0A">
      <w:pPr>
        <w:spacing w:line="360" w:lineRule="auto"/>
        <w:rPr>
          <w:color w:val="222222"/>
          <w:highlight w:val="white"/>
        </w:rPr>
      </w:pPr>
      <w:r w:rsidRPr="008B0D0A">
        <w:rPr>
          <w:color w:val="222222"/>
          <w:highlight w:val="white"/>
        </w:rPr>
        <w:t>Data used to generate the results presented in this paper are available in the supplementary information.  Any other datasets used directly or indirectly for this stu</w:t>
      </w:r>
      <w:r>
        <w:rPr>
          <w:color w:val="222222"/>
          <w:highlight w:val="white"/>
        </w:rPr>
        <w:t>d</w:t>
      </w:r>
      <w:r w:rsidRPr="008B0D0A">
        <w:rPr>
          <w:color w:val="222222"/>
          <w:highlight w:val="white"/>
        </w:rPr>
        <w:t>y are available from the authors upon reasonable request.</w:t>
      </w:r>
    </w:p>
    <w:p w14:paraId="247FCC1F" w14:textId="1FAD4877" w:rsidR="005E42F4" w:rsidRDefault="005E42F4" w:rsidP="008B0D0A">
      <w:pPr>
        <w:spacing w:line="360" w:lineRule="auto"/>
        <w:rPr>
          <w:b/>
          <w:color w:val="222222"/>
          <w:highlight w:val="white"/>
        </w:rPr>
      </w:pPr>
      <w:r w:rsidRPr="008B0D0A">
        <w:rPr>
          <w:b/>
          <w:color w:val="222222"/>
          <w:highlight w:val="white"/>
        </w:rPr>
        <w:t>Competing interests</w:t>
      </w:r>
    </w:p>
    <w:p w14:paraId="55C1D1AC" w14:textId="3F126453" w:rsidR="005E42F4" w:rsidRPr="008B0D0A" w:rsidRDefault="005E42F4" w:rsidP="008B0D0A">
      <w:pPr>
        <w:spacing w:line="360" w:lineRule="auto"/>
        <w:rPr>
          <w:b/>
          <w:color w:val="222222"/>
          <w:highlight w:val="white"/>
        </w:rPr>
      </w:pPr>
      <w:r>
        <w:t>No competing interests declared.</w:t>
      </w:r>
    </w:p>
    <w:p w14:paraId="284F29C3" w14:textId="00981FF3" w:rsidR="002320D6" w:rsidRPr="0035573A" w:rsidRDefault="0094247D" w:rsidP="008B0D0A">
      <w:pPr>
        <w:spacing w:line="360" w:lineRule="auto"/>
        <w:jc w:val="both"/>
        <w:rPr>
          <w:b/>
        </w:rPr>
      </w:pPr>
      <w:r>
        <w:rPr>
          <w:b/>
        </w:rPr>
        <w:t>Literature cited</w:t>
      </w:r>
    </w:p>
    <w:p w14:paraId="0001E374" w14:textId="14E07904" w:rsidR="002320D6" w:rsidRDefault="0094247D" w:rsidP="008B0D0A">
      <w:pPr>
        <w:spacing w:line="360" w:lineRule="auto"/>
        <w:ind w:left="720" w:hanging="720"/>
        <w:jc w:val="both"/>
        <w:rPr>
          <w:ins w:id="820" w:author="Kelly Sutherland [2]" w:date="2024-11-08T10:21:00Z"/>
          <w:highlight w:val="white"/>
        </w:rPr>
      </w:pPr>
      <w:r>
        <w:rPr>
          <w:highlight w:val="white"/>
        </w:rPr>
        <w:t>Alexander, A. J. (1968). Forward Speed Effects on Annular Jet Cushions. The Aeronautical Journal, 72(689), 438-441.</w:t>
      </w:r>
    </w:p>
    <w:p w14:paraId="0E0373DA" w14:textId="5F82BA24" w:rsidR="00203B45" w:rsidRPr="00203B45" w:rsidRDefault="00D24001" w:rsidP="00203B45">
      <w:pPr>
        <w:spacing w:line="360" w:lineRule="auto"/>
        <w:ind w:left="720" w:hanging="720"/>
        <w:jc w:val="both"/>
        <w:rPr>
          <w:ins w:id="821" w:author="Kelly Sutherland [2]" w:date="2024-11-13T14:45:00Z"/>
          <w:rPrChange w:id="822" w:author="Kelly Sutherland [2]" w:date="2024-11-21T11:55:00Z">
            <w:rPr>
              <w:ins w:id="823" w:author="Kelly Sutherland [2]" w:date="2024-11-13T14:45:00Z"/>
              <w:highlight w:val="white"/>
            </w:rPr>
          </w:rPrChange>
        </w:rPr>
      </w:pPr>
      <w:ins w:id="824" w:author="Kelly Sutherland [2]" w:date="2024-11-08T10:22:00Z">
        <w:r>
          <w:t xml:space="preserve">Andersen, K. H., Berge, T., Gonçalves, R. J., </w:t>
        </w:r>
        <w:proofErr w:type="spellStart"/>
        <w:r>
          <w:t>Hartvig</w:t>
        </w:r>
        <w:proofErr w:type="spellEnd"/>
        <w:r>
          <w:t xml:space="preserve">, M., </w:t>
        </w:r>
        <w:proofErr w:type="spellStart"/>
        <w:r>
          <w:t>Heuschele</w:t>
        </w:r>
        <w:proofErr w:type="spellEnd"/>
        <w:r>
          <w:t xml:space="preserve">, J., </w:t>
        </w:r>
        <w:proofErr w:type="spellStart"/>
        <w:r>
          <w:t>Hylander</w:t>
        </w:r>
        <w:proofErr w:type="spellEnd"/>
        <w:r>
          <w:t xml:space="preserve">, S., ... &amp; </w:t>
        </w:r>
        <w:proofErr w:type="spellStart"/>
        <w:r>
          <w:t>Kiørboe</w:t>
        </w:r>
        <w:proofErr w:type="spellEnd"/>
        <w:r>
          <w:t xml:space="preserve">, T. (2016). Characteristic sizes of life in the oceans, from bacteria to whales. </w:t>
        </w:r>
        <w:r>
          <w:rPr>
            <w:i/>
            <w:iCs/>
          </w:rPr>
          <w:t>Annual review of marine science</w:t>
        </w:r>
        <w:r>
          <w:t xml:space="preserve">, </w:t>
        </w:r>
        <w:r>
          <w:rPr>
            <w:i/>
            <w:iCs/>
          </w:rPr>
          <w:t>8</w:t>
        </w:r>
        <w:r>
          <w:t>(1), 217-241.</w:t>
        </w:r>
      </w:ins>
    </w:p>
    <w:p w14:paraId="0FD1F2FF" w14:textId="72436CB2" w:rsidR="00191234" w:rsidRPr="00191234" w:rsidRDefault="00191234" w:rsidP="008B0D0A">
      <w:pPr>
        <w:spacing w:line="360" w:lineRule="auto"/>
        <w:ind w:left="720" w:hanging="720"/>
        <w:jc w:val="both"/>
        <w:rPr>
          <w:highlight w:val="white"/>
        </w:rPr>
      </w:pPr>
      <w:r w:rsidRPr="008B0D0A">
        <w:rPr>
          <w:color w:val="222222"/>
          <w:shd w:val="clear" w:color="auto" w:fill="FFFFFF"/>
        </w:rPr>
        <w:t>Bi, X., &amp; Zhu, Q. (2019). Dynamics of a squid-inspired swimmer in free swimming. Bioinspiration &amp; Biomimetics, 15(1), 016005.</w:t>
      </w:r>
    </w:p>
    <w:p w14:paraId="637F82CD" w14:textId="77777777" w:rsidR="002320D6" w:rsidRDefault="0094247D" w:rsidP="008B0D0A">
      <w:pPr>
        <w:spacing w:line="360" w:lineRule="auto"/>
        <w:ind w:left="720" w:hanging="720"/>
        <w:jc w:val="both"/>
        <w:rPr>
          <w:highlight w:val="white"/>
        </w:rPr>
      </w:pPr>
      <w:r>
        <w:rPr>
          <w:highlight w:val="white"/>
        </w:rPr>
        <w:t xml:space="preserve">Bi, X., Tang, H., &amp; Zhu, Q., 2022. Feasibility of hydrodynamically activated valves for 416 salp-like propulsion. Physics of Fluids, 34(10), 101903. </w:t>
      </w:r>
    </w:p>
    <w:p w14:paraId="2DC9CC04" w14:textId="77777777" w:rsidR="002320D6" w:rsidRDefault="0094247D" w:rsidP="008B0D0A">
      <w:pPr>
        <w:spacing w:line="360" w:lineRule="auto"/>
        <w:ind w:left="720" w:hanging="720"/>
        <w:jc w:val="both"/>
        <w:rPr>
          <w:highlight w:val="white"/>
        </w:rPr>
      </w:pPr>
      <w:r>
        <w:rPr>
          <w:highlight w:val="white"/>
        </w:rPr>
        <w:t xml:space="preserve">Biggs, D. C. (1977). Respiration and ammonium excretion by open ocean gelatinous zooplankton 1. </w:t>
      </w:r>
      <w:r>
        <w:rPr>
          <w:i/>
          <w:highlight w:val="white"/>
        </w:rPr>
        <w:t>Limnology and Oceanography</w:t>
      </w:r>
      <w:r>
        <w:rPr>
          <w:highlight w:val="white"/>
        </w:rPr>
        <w:t xml:space="preserve">, </w:t>
      </w:r>
      <w:r>
        <w:rPr>
          <w:i/>
          <w:highlight w:val="white"/>
        </w:rPr>
        <w:t>22</w:t>
      </w:r>
      <w:r>
        <w:rPr>
          <w:highlight w:val="white"/>
        </w:rPr>
        <w:t>(1), 108-117.</w:t>
      </w:r>
    </w:p>
    <w:p w14:paraId="31A4791D" w14:textId="77777777" w:rsidR="002320D6" w:rsidRDefault="0094247D" w:rsidP="008B0D0A">
      <w:pPr>
        <w:spacing w:line="360" w:lineRule="auto"/>
        <w:ind w:left="720" w:hanging="720"/>
        <w:jc w:val="both"/>
        <w:rPr>
          <w:highlight w:val="white"/>
        </w:rPr>
      </w:pPr>
      <w:r>
        <w:rPr>
          <w:highlight w:val="white"/>
        </w:rPr>
        <w:t xml:space="preserve">Bone, Q., Anderson, P. A. V., &amp; </w:t>
      </w:r>
      <w:proofErr w:type="spellStart"/>
      <w:r>
        <w:rPr>
          <w:highlight w:val="white"/>
        </w:rPr>
        <w:t>Pulsford</w:t>
      </w:r>
      <w:proofErr w:type="spellEnd"/>
      <w:r>
        <w:rPr>
          <w:highlight w:val="white"/>
        </w:rPr>
        <w:t xml:space="preserve">, A. (1980). Morphology of salp chain communication. </w:t>
      </w:r>
      <w:r>
        <w:rPr>
          <w:i/>
          <w:highlight w:val="white"/>
        </w:rPr>
        <w:t>Proceedings of the Royal Society of London. Series B. Biological Sciences</w:t>
      </w:r>
      <w:r>
        <w:rPr>
          <w:highlight w:val="white"/>
        </w:rPr>
        <w:t xml:space="preserve">, </w:t>
      </w:r>
      <w:r>
        <w:rPr>
          <w:i/>
          <w:highlight w:val="white"/>
        </w:rPr>
        <w:t>210</w:t>
      </w:r>
      <w:r>
        <w:rPr>
          <w:highlight w:val="white"/>
        </w:rPr>
        <w:t>(1181), 549-558.</w:t>
      </w:r>
    </w:p>
    <w:p w14:paraId="0DC72834" w14:textId="77777777" w:rsidR="002320D6" w:rsidRDefault="0094247D" w:rsidP="008B0D0A">
      <w:pPr>
        <w:spacing w:line="360" w:lineRule="auto"/>
        <w:ind w:left="720" w:hanging="720"/>
        <w:jc w:val="both"/>
        <w:rPr>
          <w:highlight w:val="white"/>
        </w:rPr>
      </w:pPr>
      <w:r>
        <w:rPr>
          <w:highlight w:val="white"/>
        </w:rPr>
        <w:t>Bone, Q., &amp; Trueman, E. R. (1983). Jet propulsion in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Journal of Zoology, 201(4), 481-506.</w:t>
      </w:r>
    </w:p>
    <w:p w14:paraId="2C5DFE20" w14:textId="77777777" w:rsidR="002320D6" w:rsidRDefault="0094247D" w:rsidP="008B0D0A">
      <w:pPr>
        <w:spacing w:line="360" w:lineRule="auto"/>
        <w:ind w:left="720" w:hanging="720"/>
        <w:jc w:val="both"/>
        <w:rPr>
          <w:highlight w:val="white"/>
        </w:rPr>
      </w:pPr>
      <w:proofErr w:type="spellStart"/>
      <w:r>
        <w:rPr>
          <w:highlight w:val="white"/>
        </w:rPr>
        <w:t>Cetta</w:t>
      </w:r>
      <w:proofErr w:type="spellEnd"/>
      <w:r>
        <w:rPr>
          <w:highlight w:val="white"/>
        </w:rPr>
        <w:t xml:space="preserve">, C. M., </w:t>
      </w:r>
      <w:proofErr w:type="spellStart"/>
      <w:r>
        <w:rPr>
          <w:highlight w:val="white"/>
        </w:rPr>
        <w:t>Madin</w:t>
      </w:r>
      <w:proofErr w:type="spellEnd"/>
      <w:r>
        <w:rPr>
          <w:highlight w:val="white"/>
        </w:rPr>
        <w:t xml:space="preserve">, L. P., &amp; Kremer, P. (1986). Respiration and excretion by oceanic salps. </w:t>
      </w:r>
      <w:r>
        <w:rPr>
          <w:i/>
          <w:highlight w:val="white"/>
        </w:rPr>
        <w:t>Marine Biology</w:t>
      </w:r>
      <w:r>
        <w:rPr>
          <w:highlight w:val="white"/>
        </w:rPr>
        <w:t xml:space="preserve">, </w:t>
      </w:r>
      <w:r>
        <w:rPr>
          <w:i/>
          <w:highlight w:val="white"/>
        </w:rPr>
        <w:t>91</w:t>
      </w:r>
      <w:r>
        <w:rPr>
          <w:highlight w:val="white"/>
        </w:rPr>
        <w:t>, 529-537.</w:t>
      </w:r>
    </w:p>
    <w:p w14:paraId="2CEAE40C" w14:textId="77777777" w:rsidR="002320D6" w:rsidRDefault="0094247D" w:rsidP="008B0D0A">
      <w:pPr>
        <w:spacing w:line="360" w:lineRule="auto"/>
        <w:ind w:left="720" w:hanging="720"/>
        <w:jc w:val="both"/>
        <w:rPr>
          <w:highlight w:val="white"/>
        </w:rPr>
      </w:pPr>
      <w:r>
        <w:rPr>
          <w:highlight w:val="white"/>
        </w:rPr>
        <w:t xml:space="preserve">Chao, S., Guan, G., &amp; Hong, G. S., 2017, September. Design of a finless torpedo-shaped micro AUV with high maneuverability. In OCEANS 2017-Anchorage (pp. 425 1-6). IEEE. </w:t>
      </w:r>
    </w:p>
    <w:p w14:paraId="4A3B72B5" w14:textId="77777777" w:rsidR="002320D6" w:rsidRDefault="0094247D" w:rsidP="008B0D0A">
      <w:pPr>
        <w:spacing w:line="360" w:lineRule="auto"/>
        <w:ind w:left="720" w:hanging="720"/>
        <w:jc w:val="both"/>
        <w:rPr>
          <w:highlight w:val="white"/>
        </w:rPr>
      </w:pPr>
      <w:r>
        <w:rPr>
          <w:highlight w:val="white"/>
        </w:rPr>
        <w:t>Colin, S. P., Gemmell, B. J., Costello, J. H., &amp; Sutherland, K. R. (2022). In situ high-speed brightfield imaging for studies of aquatic organisms. Protocols.io.</w:t>
      </w:r>
    </w:p>
    <w:p w14:paraId="65AC5521" w14:textId="1E4EBF00" w:rsidR="002320D6" w:rsidRDefault="0094247D" w:rsidP="008B0D0A">
      <w:pPr>
        <w:spacing w:line="360" w:lineRule="auto"/>
        <w:ind w:left="720" w:hanging="720"/>
        <w:jc w:val="both"/>
        <w:rPr>
          <w:ins w:id="825" w:author="Kelly Sutherland [2]" w:date="2024-11-21T11:46:00Z"/>
          <w:highlight w:val="white"/>
        </w:rPr>
      </w:pPr>
      <w:r>
        <w:rPr>
          <w:highlight w:val="white"/>
        </w:rPr>
        <w:lastRenderedPageBreak/>
        <w:t xml:space="preserve">Costello, J. H., Colin, S. P., Gemmell, B. J., Dabiri, J. O., &amp; Sutherland, K. R., 2015. 429 </w:t>
      </w:r>
      <w:proofErr w:type="gramStart"/>
      <w:r>
        <w:rPr>
          <w:highlight w:val="white"/>
        </w:rPr>
        <w:t>Multi-jet</w:t>
      </w:r>
      <w:proofErr w:type="gramEnd"/>
      <w:r>
        <w:rPr>
          <w:highlight w:val="white"/>
        </w:rPr>
        <w:t xml:space="preserve"> propulsion organized by clonal development in a colonial siphonophore. 430 Nature communications, 6(1), 8158. </w:t>
      </w:r>
    </w:p>
    <w:p w14:paraId="4E022F34" w14:textId="5AD4BA73" w:rsidR="00203B45" w:rsidRPr="00203B45" w:rsidRDefault="00203B45">
      <w:pPr>
        <w:ind w:left="630" w:hanging="630"/>
        <w:rPr>
          <w:color w:val="4F81BD" w:themeColor="accent1"/>
          <w:shd w:val="clear" w:color="auto" w:fill="FFFFFF"/>
          <w:rPrChange w:id="826" w:author="Kelly Sutherland [2]" w:date="2024-11-21T11:55:00Z">
            <w:rPr>
              <w:highlight w:val="white"/>
            </w:rPr>
          </w:rPrChange>
        </w:rPr>
        <w:pPrChange w:id="827" w:author="Kelly Sutherland [2]" w:date="2024-11-21T11:55:00Z">
          <w:pPr>
            <w:spacing w:line="360" w:lineRule="auto"/>
            <w:ind w:left="720" w:hanging="720"/>
            <w:jc w:val="both"/>
          </w:pPr>
        </w:pPrChange>
      </w:pPr>
      <w:ins w:id="828" w:author="Kelly Sutherland [2]" w:date="2024-11-21T11:46:00Z">
        <w:r w:rsidRPr="001E734E">
          <w:rPr>
            <w:color w:val="4F81BD" w:themeColor="accent1"/>
            <w:shd w:val="clear" w:color="auto" w:fill="FFFFFF"/>
          </w:rPr>
          <w:t xml:space="preserve">Dabiri, J. O., Colin, S. P., </w:t>
        </w:r>
        <w:proofErr w:type="spellStart"/>
        <w:r w:rsidRPr="001E734E">
          <w:rPr>
            <w:color w:val="4F81BD" w:themeColor="accent1"/>
            <w:shd w:val="clear" w:color="auto" w:fill="FFFFFF"/>
          </w:rPr>
          <w:t>Katija</w:t>
        </w:r>
        <w:proofErr w:type="spellEnd"/>
        <w:r w:rsidRPr="001E734E">
          <w:rPr>
            <w:color w:val="4F81BD" w:themeColor="accent1"/>
            <w:shd w:val="clear" w:color="auto" w:fill="FFFFFF"/>
          </w:rPr>
          <w:t>, K., &amp; Costello, J. H. (2010). A wake-based correlate of swimming performance and foraging behavior in seven co-occurring jellyfish species. Journal of experimental biology, 213(8), 1217-1225.</w:t>
        </w:r>
      </w:ins>
    </w:p>
    <w:p w14:paraId="1F4AC8DA" w14:textId="3EB779E0" w:rsidR="002320D6" w:rsidRDefault="0094247D" w:rsidP="008B0D0A">
      <w:pPr>
        <w:spacing w:line="360" w:lineRule="auto"/>
        <w:ind w:left="720" w:hanging="720"/>
        <w:jc w:val="both"/>
        <w:rPr>
          <w:highlight w:val="white"/>
        </w:rPr>
      </w:pPr>
      <w:r>
        <w:rPr>
          <w:highlight w:val="white"/>
        </w:rPr>
        <w:t xml:space="preserve">Damian-Serrano, A., &amp; Sutherland, K. R. (2023). A developmental ontology for the colonial architecture of salps. </w:t>
      </w:r>
      <w:r w:rsidR="005A7D5B">
        <w:rPr>
          <w:highlight w:val="white"/>
        </w:rPr>
        <w:t>The Biological Bulletin</w:t>
      </w:r>
      <w:r w:rsidRPr="005A7D5B">
        <w:rPr>
          <w:highlight w:val="white"/>
        </w:rPr>
        <w:t xml:space="preserve">, </w:t>
      </w:r>
      <w:r w:rsidR="005A7D5B" w:rsidRPr="008B0D0A">
        <w:rPr>
          <w:color w:val="222222"/>
          <w:shd w:val="clear" w:color="auto" w:fill="FFFFFF"/>
        </w:rPr>
        <w:t>245(1), 9-</w:t>
      </w:r>
      <w:proofErr w:type="gramStart"/>
      <w:r w:rsidR="005A7D5B" w:rsidRPr="008B0D0A">
        <w:rPr>
          <w:color w:val="222222"/>
          <w:shd w:val="clear" w:color="auto" w:fill="FFFFFF"/>
        </w:rPr>
        <w:t>18.</w:t>
      </w:r>
      <w:r w:rsidRPr="005A7D5B">
        <w:rPr>
          <w:highlight w:val="white"/>
        </w:rPr>
        <w:t>.</w:t>
      </w:r>
      <w:proofErr w:type="gramEnd"/>
    </w:p>
    <w:p w14:paraId="13082253" w14:textId="77777777" w:rsidR="002320D6" w:rsidRDefault="0094247D" w:rsidP="008B0D0A">
      <w:pPr>
        <w:spacing w:line="360" w:lineRule="auto"/>
        <w:ind w:left="720" w:hanging="720"/>
        <w:jc w:val="both"/>
        <w:rPr>
          <w:highlight w:val="white"/>
        </w:rPr>
      </w:pPr>
      <w:r>
        <w:rPr>
          <w:highlight w:val="white"/>
        </w:rPr>
        <w:t>Damian-Serrano, A., Hughes, M., &amp; Sutherland, K. R. (2023). A new molecular phylogeny of salps (</w:t>
      </w:r>
      <w:proofErr w:type="spellStart"/>
      <w:r>
        <w:rPr>
          <w:highlight w:val="white"/>
        </w:rPr>
        <w:t>Tunicata</w:t>
      </w:r>
      <w:proofErr w:type="spellEnd"/>
      <w:r>
        <w:rPr>
          <w:highlight w:val="white"/>
        </w:rPr>
        <w:t xml:space="preserve">: </w:t>
      </w:r>
      <w:proofErr w:type="spellStart"/>
      <w:r>
        <w:rPr>
          <w:highlight w:val="white"/>
        </w:rPr>
        <w:t>thalicea</w:t>
      </w:r>
      <w:proofErr w:type="spellEnd"/>
      <w:r>
        <w:rPr>
          <w:highlight w:val="white"/>
        </w:rPr>
        <w:t xml:space="preserve">: </w:t>
      </w:r>
      <w:proofErr w:type="spellStart"/>
      <w:r>
        <w:rPr>
          <w:highlight w:val="white"/>
        </w:rPr>
        <w:t>salpida</w:t>
      </w:r>
      <w:proofErr w:type="spellEnd"/>
      <w:r>
        <w:rPr>
          <w:highlight w:val="white"/>
        </w:rPr>
        <w:t>) and the evolutionary history of their colonial architecture. Integrative Organismal Biology, 5(1), obad037.</w:t>
      </w:r>
    </w:p>
    <w:p w14:paraId="3A197670" w14:textId="145A21AC" w:rsidR="002320D6" w:rsidRDefault="0094247D" w:rsidP="008B0D0A">
      <w:pPr>
        <w:spacing w:line="360" w:lineRule="auto"/>
        <w:ind w:left="720" w:hanging="720"/>
        <w:jc w:val="both"/>
        <w:rPr>
          <w:ins w:id="829" w:author="Kelly Sutherland [2]" w:date="2024-11-21T11:55:00Z"/>
          <w:highlight w:val="white"/>
        </w:rPr>
      </w:pPr>
      <w:proofErr w:type="spellStart"/>
      <w:r>
        <w:rPr>
          <w:highlight w:val="white"/>
        </w:rPr>
        <w:t>Décima</w:t>
      </w:r>
      <w:proofErr w:type="spellEnd"/>
      <w:r>
        <w:rPr>
          <w:highlight w:val="white"/>
        </w:rPr>
        <w:t xml:space="preserve">, M., </w:t>
      </w:r>
      <w:proofErr w:type="spellStart"/>
      <w:r>
        <w:rPr>
          <w:highlight w:val="white"/>
        </w:rPr>
        <w:t>Stukel</w:t>
      </w:r>
      <w:proofErr w:type="spellEnd"/>
      <w:r>
        <w:rPr>
          <w:highlight w:val="white"/>
        </w:rPr>
        <w:t xml:space="preserve">, M. R., </w:t>
      </w:r>
      <w:proofErr w:type="spellStart"/>
      <w:r>
        <w:rPr>
          <w:highlight w:val="white"/>
        </w:rPr>
        <w:t>Nodder</w:t>
      </w:r>
      <w:proofErr w:type="spellEnd"/>
      <w:r>
        <w:rPr>
          <w:highlight w:val="white"/>
        </w:rPr>
        <w:t xml:space="preserve">, S. D., Gutiérrez-Rodríguez, A., </w:t>
      </w:r>
      <w:proofErr w:type="spellStart"/>
      <w:r>
        <w:rPr>
          <w:highlight w:val="white"/>
        </w:rPr>
        <w:t>Selph</w:t>
      </w:r>
      <w:proofErr w:type="spellEnd"/>
      <w:r>
        <w:rPr>
          <w:highlight w:val="white"/>
        </w:rPr>
        <w:t>, K. E., Dos Santos, A. L., ... &amp; Pinkerton, M. (2023). Salp blooms drive strong increases in passive carbon export in the Southern Ocean. Nature communications, 14(1), 425.</w:t>
      </w:r>
    </w:p>
    <w:p w14:paraId="60CA70AA" w14:textId="53E51198" w:rsidR="00203B45" w:rsidRDefault="00203B45" w:rsidP="008B0D0A">
      <w:pPr>
        <w:spacing w:line="360" w:lineRule="auto"/>
        <w:ind w:left="720" w:hanging="720"/>
        <w:jc w:val="both"/>
        <w:rPr>
          <w:highlight w:val="white"/>
        </w:rPr>
      </w:pPr>
      <w:bookmarkStart w:id="830" w:name="_Hlk183082599"/>
      <w:ins w:id="831" w:author="Kelly Sutherland [2]" w:date="2024-11-21T11:55:00Z">
        <w:r w:rsidRPr="00203B45">
          <w:t xml:space="preserve">Di Santo, V., </w:t>
        </w:r>
        <w:proofErr w:type="spellStart"/>
        <w:r w:rsidRPr="00203B45">
          <w:t>Goerig</w:t>
        </w:r>
        <w:proofErr w:type="spellEnd"/>
        <w:r w:rsidRPr="00203B45">
          <w:t xml:space="preserve">, E., Wainwright, D. K., </w:t>
        </w:r>
        <w:proofErr w:type="spellStart"/>
        <w:r w:rsidRPr="00203B45">
          <w:t>Akanyeti</w:t>
        </w:r>
        <w:proofErr w:type="spellEnd"/>
        <w:r w:rsidRPr="00203B45">
          <w:t>, O., Liao, J. C., Castro-Santos, T., &amp; Lauder, G. V. (2021). Convergence of undulatory swimming kinematics across a diversity of fishes. Proceedings of the National Academy of Sciences, 118(49), e2113206118.</w:t>
        </w:r>
      </w:ins>
    </w:p>
    <w:bookmarkEnd w:id="830"/>
    <w:p w14:paraId="7DE16792" w14:textId="77777777" w:rsidR="002320D6" w:rsidRDefault="0094247D" w:rsidP="008B0D0A">
      <w:pPr>
        <w:spacing w:line="360" w:lineRule="auto"/>
        <w:ind w:left="720" w:hanging="720"/>
        <w:jc w:val="both"/>
        <w:rPr>
          <w:ins w:id="832" w:author="Alex Damian Serrano" w:date="2024-12-04T13:13:00Z" w16du:dateUtc="2024-12-04T12:13:00Z"/>
          <w:highlight w:val="white"/>
        </w:rPr>
      </w:pPr>
      <w:r>
        <w:rPr>
          <w:highlight w:val="white"/>
        </w:rPr>
        <w:t xml:space="preserve">Du Clos, K. T., Gemmell, B. J., Colin, S. P., Costello, J. H., Dabiri, J. O., and Sutherland, K. R. 2022. Distributed propulsion enables fast and efficient swimming modes in </w:t>
      </w:r>
      <w:proofErr w:type="spellStart"/>
      <w:r>
        <w:rPr>
          <w:highlight w:val="white"/>
        </w:rPr>
        <w:t>physonect</w:t>
      </w:r>
      <w:proofErr w:type="spellEnd"/>
      <w:r>
        <w:rPr>
          <w:highlight w:val="white"/>
        </w:rPr>
        <w:t xml:space="preserve"> siphonophores. Proceedings of the National Academy of Sciences. </w:t>
      </w:r>
      <w:proofErr w:type="gramStart"/>
      <w:r>
        <w:rPr>
          <w:highlight w:val="white"/>
        </w:rPr>
        <w:t>119:e</w:t>
      </w:r>
      <w:proofErr w:type="gramEnd"/>
      <w:r>
        <w:rPr>
          <w:highlight w:val="white"/>
        </w:rPr>
        <w:t>2202494119.</w:t>
      </w:r>
    </w:p>
    <w:p w14:paraId="0BEE3447" w14:textId="18517C61" w:rsidR="00530211" w:rsidRDefault="00530211" w:rsidP="008B0D0A">
      <w:pPr>
        <w:spacing w:line="360" w:lineRule="auto"/>
        <w:ind w:left="720" w:hanging="720"/>
        <w:jc w:val="both"/>
        <w:rPr>
          <w:highlight w:val="white"/>
        </w:rPr>
      </w:pPr>
      <w:proofErr w:type="spellStart"/>
      <w:ins w:id="833" w:author="Alex Damian Serrano" w:date="2024-12-04T13:13:00Z">
        <w:r w:rsidRPr="00530211">
          <w:rPr>
            <w:highlight w:val="white"/>
          </w:rPr>
          <w:t>Felsenstein</w:t>
        </w:r>
        <w:proofErr w:type="spellEnd"/>
        <w:r w:rsidRPr="00530211">
          <w:rPr>
            <w:highlight w:val="white"/>
          </w:rPr>
          <w:t>, J. (1985). Phylogenies and the comparative method. </w:t>
        </w:r>
        <w:r w:rsidRPr="00530211">
          <w:rPr>
            <w:i/>
            <w:iCs/>
            <w:highlight w:val="white"/>
          </w:rPr>
          <w:t>The American Naturalist</w:t>
        </w:r>
        <w:r w:rsidRPr="00530211">
          <w:rPr>
            <w:highlight w:val="white"/>
          </w:rPr>
          <w:t>, </w:t>
        </w:r>
        <w:r w:rsidRPr="00530211">
          <w:rPr>
            <w:i/>
            <w:iCs/>
            <w:highlight w:val="white"/>
          </w:rPr>
          <w:t>125</w:t>
        </w:r>
        <w:r w:rsidRPr="00530211">
          <w:rPr>
            <w:highlight w:val="white"/>
          </w:rPr>
          <w:t>(1), 1-15.</w:t>
        </w:r>
      </w:ins>
    </w:p>
    <w:p w14:paraId="4B4F57C8" w14:textId="77777777" w:rsidR="002320D6" w:rsidRDefault="0094247D" w:rsidP="008B0D0A">
      <w:pPr>
        <w:spacing w:line="360" w:lineRule="auto"/>
        <w:ind w:left="720" w:hanging="720"/>
        <w:jc w:val="both"/>
        <w:rPr>
          <w:highlight w:val="white"/>
        </w:rPr>
      </w:pPr>
      <w:r>
        <w:rPr>
          <w:highlight w:val="white"/>
        </w:rPr>
        <w:t xml:space="preserve">Gemmell, B. J., Dabiri, J. O., Colin, S. P., Costello, J. H., Townsend, J. P., &amp; Sutherland, K. R. (2021). Cool your jets: biological jet propulsion in marine invertebrates. </w:t>
      </w:r>
      <w:r>
        <w:rPr>
          <w:i/>
          <w:highlight w:val="white"/>
        </w:rPr>
        <w:t>Journal of Experimental Biology</w:t>
      </w:r>
      <w:r>
        <w:rPr>
          <w:highlight w:val="white"/>
        </w:rPr>
        <w:t xml:space="preserve">, </w:t>
      </w:r>
      <w:r>
        <w:rPr>
          <w:i/>
          <w:highlight w:val="white"/>
        </w:rPr>
        <w:t>224</w:t>
      </w:r>
      <w:r>
        <w:rPr>
          <w:highlight w:val="white"/>
        </w:rPr>
        <w:t>(12), jeb222083.</w:t>
      </w:r>
    </w:p>
    <w:p w14:paraId="3DE7645B" w14:textId="77777777" w:rsidR="002320D6" w:rsidRDefault="0094247D" w:rsidP="008B0D0A">
      <w:pPr>
        <w:spacing w:line="360" w:lineRule="auto"/>
        <w:ind w:left="720" w:hanging="720"/>
        <w:jc w:val="both"/>
        <w:rPr>
          <w:highlight w:val="white"/>
        </w:rPr>
      </w:pPr>
      <w:proofErr w:type="spellStart"/>
      <w:r>
        <w:rPr>
          <w:highlight w:val="white"/>
        </w:rPr>
        <w:t>Gohardani</w:t>
      </w:r>
      <w:proofErr w:type="spellEnd"/>
      <w:r>
        <w:rPr>
          <w:highlight w:val="white"/>
        </w:rPr>
        <w:t>, A. S. Distributed Propulsion Technology Nova Science Publishers (2014).</w:t>
      </w:r>
    </w:p>
    <w:p w14:paraId="7101C295" w14:textId="77777777" w:rsidR="002320D6" w:rsidRDefault="0094247D" w:rsidP="008B0D0A">
      <w:pPr>
        <w:spacing w:line="360" w:lineRule="auto"/>
        <w:ind w:left="720" w:hanging="720"/>
        <w:jc w:val="both"/>
        <w:rPr>
          <w:highlight w:val="white"/>
        </w:rPr>
      </w:pPr>
      <w:r>
        <w:rPr>
          <w:highlight w:val="white"/>
        </w:rPr>
        <w:t xml:space="preserve">Haddock, S. H. (2004). A golden age of </w:t>
      </w:r>
      <w:proofErr w:type="spellStart"/>
      <w:r>
        <w:rPr>
          <w:highlight w:val="white"/>
        </w:rPr>
        <w:t>gelata</w:t>
      </w:r>
      <w:proofErr w:type="spellEnd"/>
      <w:r>
        <w:rPr>
          <w:highlight w:val="white"/>
        </w:rPr>
        <w:t xml:space="preserve">: past and future research on planktonic ctenophores and cnidarians. </w:t>
      </w:r>
      <w:proofErr w:type="spellStart"/>
      <w:r>
        <w:rPr>
          <w:i/>
          <w:highlight w:val="white"/>
        </w:rPr>
        <w:t>Hydrobiologia</w:t>
      </w:r>
      <w:proofErr w:type="spellEnd"/>
      <w:r>
        <w:rPr>
          <w:highlight w:val="white"/>
        </w:rPr>
        <w:t xml:space="preserve">, </w:t>
      </w:r>
      <w:r>
        <w:rPr>
          <w:i/>
          <w:highlight w:val="white"/>
        </w:rPr>
        <w:t>530</w:t>
      </w:r>
      <w:r>
        <w:rPr>
          <w:highlight w:val="white"/>
        </w:rPr>
        <w:t>, 549-556.</w:t>
      </w:r>
    </w:p>
    <w:p w14:paraId="6B92D1ED" w14:textId="77777777" w:rsidR="002320D6" w:rsidRDefault="0094247D" w:rsidP="008B0D0A">
      <w:pPr>
        <w:spacing w:line="360" w:lineRule="auto"/>
        <w:ind w:left="720" w:hanging="720"/>
        <w:jc w:val="both"/>
        <w:rPr>
          <w:highlight w:val="white"/>
        </w:rPr>
      </w:pPr>
      <w:r>
        <w:rPr>
          <w:highlight w:val="white"/>
        </w:rPr>
        <w:t>Haddock, S. H., &amp; Heine, J. N. (2005). Scientific blue-water diving.</w:t>
      </w:r>
    </w:p>
    <w:p w14:paraId="7A8C5E6A" w14:textId="77777777" w:rsidR="002320D6" w:rsidRDefault="0094247D" w:rsidP="008B0D0A">
      <w:pPr>
        <w:spacing w:line="360" w:lineRule="auto"/>
        <w:ind w:left="720" w:hanging="720"/>
        <w:jc w:val="both"/>
        <w:rPr>
          <w:highlight w:val="white"/>
        </w:rPr>
      </w:pPr>
      <w:r>
        <w:rPr>
          <w:highlight w:val="white"/>
        </w:rPr>
        <w:t xml:space="preserve">Hamner, W. M., </w:t>
      </w:r>
      <w:proofErr w:type="spellStart"/>
      <w:r>
        <w:rPr>
          <w:highlight w:val="white"/>
        </w:rPr>
        <w:t>Madin</w:t>
      </w:r>
      <w:proofErr w:type="spellEnd"/>
      <w:r>
        <w:rPr>
          <w:highlight w:val="white"/>
        </w:rPr>
        <w:t xml:space="preserve">, L. P., Alldredge, A. L., Gilmer, R. W., &amp; Hamner, P. P. (1975). Underwater observations of gelatinous zooplankton: Sampling problems, feeding biology, and behavior 1. </w:t>
      </w:r>
      <w:r>
        <w:rPr>
          <w:i/>
          <w:highlight w:val="white"/>
        </w:rPr>
        <w:t>Limnology and Oceanography</w:t>
      </w:r>
      <w:r>
        <w:rPr>
          <w:highlight w:val="white"/>
        </w:rPr>
        <w:t xml:space="preserve">, </w:t>
      </w:r>
      <w:r>
        <w:rPr>
          <w:i/>
          <w:highlight w:val="white"/>
        </w:rPr>
        <w:t>20</w:t>
      </w:r>
      <w:r>
        <w:rPr>
          <w:highlight w:val="white"/>
        </w:rPr>
        <w:t>(6), 907-917.</w:t>
      </w:r>
    </w:p>
    <w:p w14:paraId="760F094E" w14:textId="77777777" w:rsidR="002320D6" w:rsidRDefault="0094247D" w:rsidP="008B0D0A">
      <w:pPr>
        <w:spacing w:line="360" w:lineRule="auto"/>
        <w:ind w:left="720" w:hanging="720"/>
        <w:jc w:val="both"/>
        <w:rPr>
          <w:highlight w:val="white"/>
        </w:rPr>
      </w:pPr>
      <w:proofErr w:type="spellStart"/>
      <w:r>
        <w:rPr>
          <w:highlight w:val="white"/>
        </w:rPr>
        <w:t>Henschke</w:t>
      </w:r>
      <w:proofErr w:type="spellEnd"/>
      <w:r>
        <w:rPr>
          <w:highlight w:val="white"/>
        </w:rPr>
        <w:t xml:space="preserve">, N., </w:t>
      </w:r>
      <w:proofErr w:type="spellStart"/>
      <w:r>
        <w:rPr>
          <w:highlight w:val="white"/>
        </w:rPr>
        <w:t>Cherel</w:t>
      </w:r>
      <w:proofErr w:type="spellEnd"/>
      <w:r>
        <w:rPr>
          <w:highlight w:val="white"/>
        </w:rPr>
        <w:t xml:space="preserve">, Y., </w:t>
      </w:r>
      <w:proofErr w:type="spellStart"/>
      <w:r>
        <w:rPr>
          <w:highlight w:val="white"/>
        </w:rPr>
        <w:t>Cotté</w:t>
      </w:r>
      <w:proofErr w:type="spellEnd"/>
      <w:r>
        <w:rPr>
          <w:highlight w:val="white"/>
        </w:rPr>
        <w:t xml:space="preserve">, C., </w:t>
      </w:r>
      <w:proofErr w:type="spellStart"/>
      <w:r>
        <w:rPr>
          <w:highlight w:val="white"/>
        </w:rPr>
        <w:t>Espinasse</w:t>
      </w:r>
      <w:proofErr w:type="spellEnd"/>
      <w:r>
        <w:rPr>
          <w:highlight w:val="white"/>
        </w:rPr>
        <w:t xml:space="preserve">, B., Hunt, B.P. and Pakhomov, E.A., 2021. Size and stage specific patterns in </w:t>
      </w:r>
      <w:r>
        <w:rPr>
          <w:i/>
          <w:highlight w:val="white"/>
        </w:rPr>
        <w:t xml:space="preserve">Salpa </w:t>
      </w:r>
      <w:proofErr w:type="spellStart"/>
      <w:r>
        <w:rPr>
          <w:i/>
          <w:highlight w:val="white"/>
        </w:rPr>
        <w:t>thompsoni</w:t>
      </w:r>
      <w:proofErr w:type="spellEnd"/>
      <w:r>
        <w:rPr>
          <w:highlight w:val="white"/>
        </w:rPr>
        <w:t xml:space="preserve"> vertical migration. Journal of Marine Systems, 222, p.103587.</w:t>
      </w:r>
    </w:p>
    <w:p w14:paraId="39E4FED4" w14:textId="77777777" w:rsidR="002320D6" w:rsidRDefault="0094247D" w:rsidP="008B0D0A">
      <w:pPr>
        <w:spacing w:line="360" w:lineRule="auto"/>
        <w:ind w:left="720" w:hanging="720"/>
        <w:jc w:val="both"/>
        <w:rPr>
          <w:highlight w:val="white"/>
        </w:rPr>
      </w:pPr>
      <w:proofErr w:type="spellStart"/>
      <w:r>
        <w:rPr>
          <w:highlight w:val="white"/>
        </w:rPr>
        <w:lastRenderedPageBreak/>
        <w:t>Krummel</w:t>
      </w:r>
      <w:proofErr w:type="spellEnd"/>
      <w:r>
        <w:rPr>
          <w:highlight w:val="white"/>
        </w:rPr>
        <w:t>, G. M. (2019). Locomotion and Control of Cnidarian-Inspired Robots (Doctoral dissertation, Virginia Tech).</w:t>
      </w:r>
    </w:p>
    <w:p w14:paraId="2110F0D8" w14:textId="77777777" w:rsidR="002320D6" w:rsidRDefault="0094247D" w:rsidP="008B0D0A">
      <w:pPr>
        <w:spacing w:line="360" w:lineRule="auto"/>
        <w:ind w:left="720" w:hanging="720"/>
        <w:jc w:val="both"/>
        <w:rPr>
          <w:highlight w:val="white"/>
        </w:rPr>
      </w:pPr>
      <w:r>
        <w:rPr>
          <w:highlight w:val="white"/>
        </w:rPr>
        <w:t xml:space="preserve">Mackie, G. O. (1986). From aggregates to </w:t>
      </w:r>
      <w:proofErr w:type="gramStart"/>
      <w:r>
        <w:rPr>
          <w:highlight w:val="white"/>
        </w:rPr>
        <w:t>integrates:</w:t>
      </w:r>
      <w:proofErr w:type="gramEnd"/>
      <w:r>
        <w:rPr>
          <w:highlight w:val="white"/>
        </w:rPr>
        <w:t xml:space="preserve"> physiological aspects of modularity in colonial animals. Philosophical Transactions of the Royal Society of London. B, Biological Sciences, 313(1159), 175-196.</w:t>
      </w:r>
    </w:p>
    <w:p w14:paraId="21F4628A" w14:textId="77777777" w:rsidR="002320D6" w:rsidRDefault="0094247D" w:rsidP="008B0D0A">
      <w:pPr>
        <w:spacing w:line="360" w:lineRule="auto"/>
        <w:ind w:left="720" w:hanging="720"/>
        <w:jc w:val="both"/>
        <w:rPr>
          <w:highlight w:val="white"/>
        </w:rPr>
      </w:pPr>
      <w:proofErr w:type="spellStart"/>
      <w:r>
        <w:rPr>
          <w:highlight w:val="white"/>
        </w:rPr>
        <w:t>Madin</w:t>
      </w:r>
      <w:proofErr w:type="spellEnd"/>
      <w:r>
        <w:rPr>
          <w:highlight w:val="white"/>
        </w:rPr>
        <w:t>, L. P. (1990). Aspects of jet propulsion in salps. Canadian Journal of Zoology, 68(4), 765-777.</w:t>
      </w:r>
    </w:p>
    <w:p w14:paraId="37751A54" w14:textId="77777777" w:rsidR="002320D6" w:rsidRDefault="0094247D" w:rsidP="008B0D0A">
      <w:pPr>
        <w:spacing w:line="360" w:lineRule="auto"/>
        <w:ind w:left="720" w:hanging="720"/>
        <w:jc w:val="both"/>
        <w:rPr>
          <w:highlight w:val="white"/>
        </w:rPr>
      </w:pPr>
      <w:proofErr w:type="spellStart"/>
      <w:r>
        <w:rPr>
          <w:highlight w:val="white"/>
        </w:rPr>
        <w:t>Madin</w:t>
      </w:r>
      <w:proofErr w:type="spellEnd"/>
      <w:r>
        <w:rPr>
          <w:highlight w:val="white"/>
        </w:rPr>
        <w:t xml:space="preserve">, L. P., &amp; Deibel, D. (1998). Feeding and energetics of </w:t>
      </w:r>
      <w:proofErr w:type="spellStart"/>
      <w:r>
        <w:rPr>
          <w:highlight w:val="white"/>
        </w:rPr>
        <w:t>Thaliacea</w:t>
      </w:r>
      <w:proofErr w:type="spellEnd"/>
      <w:r>
        <w:rPr>
          <w:highlight w:val="white"/>
        </w:rPr>
        <w:t xml:space="preserve">. </w:t>
      </w:r>
      <w:r>
        <w:rPr>
          <w:i/>
          <w:highlight w:val="white"/>
        </w:rPr>
        <w:t>The biology of pelagic tunicates</w:t>
      </w:r>
      <w:r>
        <w:rPr>
          <w:highlight w:val="white"/>
        </w:rPr>
        <w:t>, 81-104.</w:t>
      </w:r>
    </w:p>
    <w:p w14:paraId="227FEC52" w14:textId="77777777" w:rsidR="002320D6" w:rsidRDefault="0094247D" w:rsidP="008B0D0A">
      <w:pPr>
        <w:spacing w:line="360" w:lineRule="auto"/>
        <w:ind w:left="720" w:hanging="720"/>
        <w:jc w:val="both"/>
        <w:rPr>
          <w:highlight w:val="white"/>
        </w:rPr>
      </w:pPr>
      <w:proofErr w:type="spellStart"/>
      <w:r>
        <w:rPr>
          <w:highlight w:val="white"/>
        </w:rPr>
        <w:t>Madin</w:t>
      </w:r>
      <w:proofErr w:type="spellEnd"/>
      <w:r>
        <w:rPr>
          <w:highlight w:val="white"/>
        </w:rPr>
        <w:t>, L. P., Kremer, P., &amp; Hacker, S. (1996). Distribution and vertical migration of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near Bermuda. Journal of Plankton Research, 18(5), 747-755.</w:t>
      </w:r>
    </w:p>
    <w:p w14:paraId="2099DD88" w14:textId="77777777" w:rsidR="002320D6" w:rsidRDefault="0094247D" w:rsidP="008B0D0A">
      <w:pPr>
        <w:spacing w:line="360" w:lineRule="auto"/>
        <w:ind w:left="720" w:hanging="720"/>
        <w:jc w:val="both"/>
        <w:rPr>
          <w:highlight w:val="white"/>
        </w:rPr>
      </w:pPr>
      <w:proofErr w:type="spellStart"/>
      <w:r>
        <w:rPr>
          <w:highlight w:val="white"/>
        </w:rPr>
        <w:t>Madin</w:t>
      </w:r>
      <w:proofErr w:type="spellEnd"/>
      <w:r>
        <w:rPr>
          <w:highlight w:val="white"/>
        </w:rPr>
        <w:t xml:space="preserve">, L.P., Kremer, P., Wiebe, P.H., Purcell, J.E., Horgan, E.H. and </w:t>
      </w:r>
      <w:proofErr w:type="spellStart"/>
      <w:r>
        <w:rPr>
          <w:highlight w:val="white"/>
        </w:rPr>
        <w:t>Nemazie</w:t>
      </w:r>
      <w:proofErr w:type="spellEnd"/>
      <w:r>
        <w:rPr>
          <w:highlight w:val="white"/>
        </w:rPr>
        <w:t>, D.A., 2006. Periodic swarms of the salp Salpa aspera in the Slope Water off the NE United States: Biovolume, vertical migration, grazing, and vertical flux. Deep Sea Research Part I: Oceanographic Research Papers, 53(5), pp.804-819.</w:t>
      </w:r>
    </w:p>
    <w:p w14:paraId="49D478C8" w14:textId="77777777" w:rsidR="002320D6" w:rsidRDefault="0094247D" w:rsidP="008B0D0A">
      <w:pPr>
        <w:spacing w:line="360" w:lineRule="auto"/>
        <w:ind w:left="720" w:hanging="720"/>
        <w:jc w:val="both"/>
        <w:rPr>
          <w:highlight w:val="white"/>
        </w:rPr>
      </w:pPr>
      <w:proofErr w:type="spellStart"/>
      <w:r>
        <w:rPr>
          <w:highlight w:val="white"/>
        </w:rPr>
        <w:t>Marut</w:t>
      </w:r>
      <w:proofErr w:type="spellEnd"/>
      <w:r>
        <w:rPr>
          <w:highlight w:val="white"/>
        </w:rPr>
        <w:t>, K. J. (2014). Underwater Robotic Propulsors Inspired by Jetting Jellyfish (Doctoral dissertation, Virginia Tech).</w:t>
      </w:r>
    </w:p>
    <w:p w14:paraId="772A6A58" w14:textId="77777777" w:rsidR="002320D6" w:rsidRDefault="0094247D" w:rsidP="008B0D0A">
      <w:pPr>
        <w:spacing w:line="360" w:lineRule="auto"/>
        <w:ind w:left="720" w:hanging="720"/>
        <w:jc w:val="both"/>
        <w:rPr>
          <w:highlight w:val="white"/>
        </w:rPr>
      </w:pPr>
      <w:proofErr w:type="spellStart"/>
      <w:r>
        <w:rPr>
          <w:highlight w:val="white"/>
        </w:rPr>
        <w:t>Mayzaud</w:t>
      </w:r>
      <w:proofErr w:type="spellEnd"/>
      <w:r>
        <w:rPr>
          <w:highlight w:val="white"/>
        </w:rPr>
        <w:t xml:space="preserve">, P., </w:t>
      </w:r>
      <w:proofErr w:type="spellStart"/>
      <w:r>
        <w:rPr>
          <w:highlight w:val="white"/>
        </w:rPr>
        <w:t>Boutoute</w:t>
      </w:r>
      <w:proofErr w:type="spellEnd"/>
      <w:r>
        <w:rPr>
          <w:highlight w:val="white"/>
        </w:rPr>
        <w:t xml:space="preserve">, M., Gasparini, S., Mousseau, L., &amp; Lefevre, D. (2005). Respiration in marine zooplankton—the other side of the coin: CO2 production. </w:t>
      </w:r>
      <w:r>
        <w:rPr>
          <w:i/>
          <w:highlight w:val="white"/>
        </w:rPr>
        <w:t>Limnology and Oceanography</w:t>
      </w:r>
      <w:r>
        <w:rPr>
          <w:highlight w:val="white"/>
        </w:rPr>
        <w:t xml:space="preserve">, </w:t>
      </w:r>
      <w:r>
        <w:rPr>
          <w:i/>
          <w:highlight w:val="white"/>
        </w:rPr>
        <w:t>50</w:t>
      </w:r>
      <w:r>
        <w:rPr>
          <w:highlight w:val="white"/>
        </w:rPr>
        <w:t>(1), 291-298.</w:t>
      </w:r>
    </w:p>
    <w:p w14:paraId="313E9C12" w14:textId="77777777" w:rsidR="002320D6" w:rsidRDefault="0094247D" w:rsidP="008B0D0A">
      <w:pPr>
        <w:spacing w:line="360" w:lineRule="auto"/>
        <w:ind w:left="720" w:hanging="720"/>
        <w:jc w:val="both"/>
        <w:rPr>
          <w:highlight w:val="white"/>
        </w:rPr>
      </w:pPr>
      <w:proofErr w:type="spellStart"/>
      <w:r>
        <w:rPr>
          <w:highlight w:val="white"/>
        </w:rPr>
        <w:t>Mohensi</w:t>
      </w:r>
      <w:proofErr w:type="spellEnd"/>
      <w:r>
        <w:rPr>
          <w:highlight w:val="white"/>
        </w:rPr>
        <w:t xml:space="preserve">, K., 2006. Pulsatile vortex generators for low-speed maneuvering of small 482 underwater vehicles. Ocean Eng. 33, 2209–2223. </w:t>
      </w:r>
    </w:p>
    <w:p w14:paraId="49F619CF" w14:textId="77777777" w:rsidR="002320D6" w:rsidRDefault="0094247D" w:rsidP="008B0D0A">
      <w:pPr>
        <w:spacing w:line="360" w:lineRule="auto"/>
        <w:ind w:left="720" w:hanging="720"/>
        <w:jc w:val="both"/>
        <w:rPr>
          <w:highlight w:val="white"/>
        </w:rPr>
      </w:pPr>
      <w:r>
        <w:rPr>
          <w:highlight w:val="white"/>
        </w:rPr>
        <w:t xml:space="preserve">Pascual, M., </w:t>
      </w:r>
      <w:proofErr w:type="spellStart"/>
      <w:r>
        <w:rPr>
          <w:highlight w:val="white"/>
        </w:rPr>
        <w:t>Acuña</w:t>
      </w:r>
      <w:proofErr w:type="spellEnd"/>
      <w:r>
        <w:rPr>
          <w:highlight w:val="white"/>
        </w:rPr>
        <w:t xml:space="preserve">, J.L., </w:t>
      </w:r>
      <w:proofErr w:type="spellStart"/>
      <w:r>
        <w:rPr>
          <w:highlight w:val="white"/>
        </w:rPr>
        <w:t>Sabatés</w:t>
      </w:r>
      <w:proofErr w:type="spellEnd"/>
      <w:r>
        <w:rPr>
          <w:highlight w:val="white"/>
        </w:rPr>
        <w:t>, A., Raya, V. and Fuentes, V., 2017. Contrasting diel vertical migration patterns in Salpa fusiformis populations. Journal of Plankton Research, 39(5), pp.836-842.</w:t>
      </w:r>
    </w:p>
    <w:p w14:paraId="0148E7AE" w14:textId="77777777" w:rsidR="002320D6" w:rsidRDefault="0094247D" w:rsidP="008B0D0A">
      <w:pPr>
        <w:spacing w:line="360" w:lineRule="auto"/>
        <w:ind w:left="720" w:hanging="720"/>
        <w:jc w:val="both"/>
        <w:rPr>
          <w:ins w:id="834" w:author="Kelly Sutherland" w:date="2024-12-03T09:32:00Z"/>
          <w:highlight w:val="white"/>
        </w:rPr>
      </w:pPr>
      <w:r>
        <w:rPr>
          <w:highlight w:val="white"/>
        </w:rPr>
        <w:t>R Core Team, R. (2021). R: A language and environment for statistical computing.</w:t>
      </w:r>
    </w:p>
    <w:p w14:paraId="25CD786B" w14:textId="7A028EBF" w:rsidR="001A3958" w:rsidRDefault="001A3958" w:rsidP="008B0D0A">
      <w:pPr>
        <w:spacing w:line="360" w:lineRule="auto"/>
        <w:ind w:left="720" w:hanging="720"/>
        <w:jc w:val="both"/>
        <w:rPr>
          <w:highlight w:val="white"/>
        </w:rPr>
      </w:pPr>
      <w:ins w:id="835" w:author="Kelly Sutherland" w:date="2024-12-03T09:32:00Z">
        <w:r w:rsidRPr="001A3958">
          <w:t>Rubio-Gracia, F., García-</w:t>
        </w:r>
        <w:proofErr w:type="spellStart"/>
        <w:r w:rsidRPr="001A3958">
          <w:t>Berthou</w:t>
        </w:r>
        <w:proofErr w:type="spellEnd"/>
        <w:r w:rsidRPr="001A3958">
          <w:t>, E., Guasch, H., Zamora, L., &amp; Vila-</w:t>
        </w:r>
        <w:proofErr w:type="spellStart"/>
        <w:r w:rsidRPr="001A3958">
          <w:t>Gispert</w:t>
        </w:r>
        <w:proofErr w:type="spellEnd"/>
        <w:r w:rsidRPr="001A3958">
          <w:t>, A. (2020). Size-related effects and the influence of metabolic traits and morphology on swimming performance in fish. Current Zoology, 66(5), 493-503.</w:t>
        </w:r>
      </w:ins>
    </w:p>
    <w:p w14:paraId="64ECAAA4" w14:textId="77777777" w:rsidR="002320D6" w:rsidRDefault="0094247D" w:rsidP="008B0D0A">
      <w:pPr>
        <w:spacing w:line="360" w:lineRule="auto"/>
        <w:ind w:left="720" w:hanging="720"/>
        <w:jc w:val="both"/>
        <w:rPr>
          <w:highlight w:val="white"/>
        </w:rPr>
      </w:pPr>
      <w:r>
        <w:rPr>
          <w:highlight w:val="white"/>
        </w:rPr>
        <w:t xml:space="preserve">Schneider, G. (1992). A comparison of carbon-specific respiration rates in gelatinous and non-gelatinous zooplankton: a search for general rules in zooplankton metabolism. </w:t>
      </w:r>
      <w:proofErr w:type="spellStart"/>
      <w:r>
        <w:rPr>
          <w:i/>
          <w:highlight w:val="white"/>
        </w:rPr>
        <w:t>Helgoländer</w:t>
      </w:r>
      <w:proofErr w:type="spellEnd"/>
      <w:r>
        <w:rPr>
          <w:i/>
          <w:highlight w:val="white"/>
        </w:rPr>
        <w:t xml:space="preserve"> </w:t>
      </w:r>
      <w:proofErr w:type="spellStart"/>
      <w:r>
        <w:rPr>
          <w:i/>
          <w:highlight w:val="white"/>
        </w:rPr>
        <w:t>Meeresuntersuchungen</w:t>
      </w:r>
      <w:proofErr w:type="spellEnd"/>
      <w:r>
        <w:rPr>
          <w:highlight w:val="white"/>
        </w:rPr>
        <w:t xml:space="preserve">, </w:t>
      </w:r>
      <w:r>
        <w:rPr>
          <w:i/>
          <w:highlight w:val="white"/>
        </w:rPr>
        <w:t>46</w:t>
      </w:r>
      <w:r>
        <w:rPr>
          <w:highlight w:val="white"/>
        </w:rPr>
        <w:t>, 377-388.</w:t>
      </w:r>
    </w:p>
    <w:p w14:paraId="665B4AC4" w14:textId="77777777" w:rsidR="002320D6" w:rsidRDefault="0094247D" w:rsidP="008B0D0A">
      <w:pPr>
        <w:spacing w:line="360" w:lineRule="auto"/>
        <w:ind w:left="720" w:hanging="720"/>
        <w:jc w:val="both"/>
        <w:rPr>
          <w:highlight w:val="white"/>
        </w:rPr>
      </w:pPr>
      <w:r>
        <w:rPr>
          <w:highlight w:val="white"/>
        </w:rPr>
        <w:lastRenderedPageBreak/>
        <w:t xml:space="preserve">Seibel, B. A., &amp; Drazen, J. C. (2007). The rate of metabolism in marine animals: environmental constraints, ecological demands and energetic opportunities. </w:t>
      </w:r>
      <w:r>
        <w:rPr>
          <w:i/>
          <w:highlight w:val="white"/>
        </w:rPr>
        <w:t>Philosophical Transactions of the Royal Society B: Biological Sciences</w:t>
      </w:r>
      <w:r>
        <w:rPr>
          <w:highlight w:val="white"/>
        </w:rPr>
        <w:t xml:space="preserve">, </w:t>
      </w:r>
      <w:r>
        <w:rPr>
          <w:i/>
          <w:highlight w:val="white"/>
        </w:rPr>
        <w:t>362</w:t>
      </w:r>
      <w:r>
        <w:rPr>
          <w:highlight w:val="white"/>
        </w:rPr>
        <w:t>(1487), 2061-2078.</w:t>
      </w:r>
    </w:p>
    <w:p w14:paraId="575029CD" w14:textId="77777777" w:rsidR="002320D6" w:rsidRDefault="0094247D" w:rsidP="008B0D0A">
      <w:pPr>
        <w:spacing w:line="360" w:lineRule="auto"/>
        <w:ind w:left="720" w:hanging="720"/>
        <w:jc w:val="both"/>
        <w:rPr>
          <w:highlight w:val="white"/>
        </w:rPr>
      </w:pPr>
      <w:r>
        <w:rPr>
          <w:highlight w:val="white"/>
        </w:rPr>
        <w:t xml:space="preserve">Stone, J. P., &amp; Steinberg, D. K. (2014). Long-term time-series study of salp population dynamics in the Sargasso Sea. </w:t>
      </w:r>
      <w:r>
        <w:rPr>
          <w:i/>
          <w:highlight w:val="white"/>
        </w:rPr>
        <w:t>Marine Ecology Progress Series</w:t>
      </w:r>
      <w:r>
        <w:rPr>
          <w:highlight w:val="white"/>
        </w:rPr>
        <w:t xml:space="preserve">, </w:t>
      </w:r>
      <w:r>
        <w:rPr>
          <w:i/>
          <w:highlight w:val="white"/>
        </w:rPr>
        <w:t>510</w:t>
      </w:r>
      <w:r>
        <w:rPr>
          <w:highlight w:val="white"/>
        </w:rPr>
        <w:t>, 111-127.</w:t>
      </w:r>
    </w:p>
    <w:p w14:paraId="39608D31" w14:textId="77777777" w:rsidR="002320D6" w:rsidRDefault="0094247D" w:rsidP="008B0D0A">
      <w:pPr>
        <w:spacing w:line="360" w:lineRule="auto"/>
        <w:ind w:left="720" w:hanging="720"/>
        <w:jc w:val="both"/>
        <w:rPr>
          <w:highlight w:val="white"/>
        </w:rPr>
      </w:pPr>
      <w:r>
        <w:rPr>
          <w:highlight w:val="white"/>
        </w:rPr>
        <w:t xml:space="preserve">Sutherland, K. R., &amp; </w:t>
      </w:r>
      <w:proofErr w:type="spellStart"/>
      <w:r>
        <w:rPr>
          <w:highlight w:val="white"/>
        </w:rPr>
        <w:t>Weihs</w:t>
      </w:r>
      <w:proofErr w:type="spellEnd"/>
      <w:r>
        <w:rPr>
          <w:highlight w:val="white"/>
        </w:rPr>
        <w:t>, D. (2017). Hydrodynamic advantages of swimming by salp chains. Journal of The Royal Society Interface, 14(133), 20170298.</w:t>
      </w:r>
    </w:p>
    <w:p w14:paraId="481563F9" w14:textId="1FCB5F9E" w:rsidR="002320D6" w:rsidRDefault="0094247D" w:rsidP="008B0D0A">
      <w:pPr>
        <w:spacing w:line="360" w:lineRule="auto"/>
        <w:ind w:left="720" w:hanging="720"/>
        <w:jc w:val="both"/>
        <w:rPr>
          <w:i/>
          <w:highlight w:val="white"/>
        </w:rPr>
      </w:pPr>
      <w:r>
        <w:rPr>
          <w:highlight w:val="white"/>
        </w:rPr>
        <w:t>Sutherland, K. R., Damian-Serrano, A., Du Clos, K. T., Gemmell, B. J., Colin, S. P., Costello, J. H. (</w:t>
      </w:r>
      <w:r w:rsidR="003E4A48">
        <w:rPr>
          <w:highlight w:val="white"/>
        </w:rPr>
        <w:t>2024</w:t>
      </w:r>
      <w:r>
        <w:rPr>
          <w:highlight w:val="white"/>
        </w:rPr>
        <w:t xml:space="preserve">). Spinning and corkscrewing of oceanic macroplankton revealed through in situ imaging. </w:t>
      </w:r>
      <w:r>
        <w:rPr>
          <w:i/>
          <w:highlight w:val="white"/>
        </w:rPr>
        <w:t>Science Advances</w:t>
      </w:r>
      <w:r w:rsidR="008D4EAE">
        <w:rPr>
          <w:i/>
          <w:highlight w:val="white"/>
        </w:rPr>
        <w:t xml:space="preserve"> </w:t>
      </w:r>
      <w:r w:rsidR="008D4EAE" w:rsidRPr="008B0D0A">
        <w:rPr>
          <w:iCs/>
          <w:highlight w:val="white"/>
        </w:rPr>
        <w:t>10(20)</w:t>
      </w:r>
      <w:r w:rsidRPr="008B0D0A">
        <w:rPr>
          <w:iCs/>
          <w:highlight w:val="white"/>
        </w:rPr>
        <w:t>.</w:t>
      </w:r>
    </w:p>
    <w:p w14:paraId="77A912C2" w14:textId="77777777" w:rsidR="002320D6" w:rsidRDefault="0094247D" w:rsidP="008B0D0A">
      <w:pPr>
        <w:spacing w:line="360" w:lineRule="auto"/>
        <w:ind w:left="720" w:hanging="720"/>
        <w:jc w:val="both"/>
        <w:rPr>
          <w:highlight w:val="white"/>
        </w:rPr>
      </w:pPr>
      <w:r>
        <w:rPr>
          <w:highlight w:val="white"/>
        </w:rPr>
        <w:t xml:space="preserve">Sutherland, K. R., &amp; </w:t>
      </w:r>
      <w:proofErr w:type="spellStart"/>
      <w:r>
        <w:rPr>
          <w:highlight w:val="white"/>
        </w:rPr>
        <w:t>Madin</w:t>
      </w:r>
      <w:proofErr w:type="spellEnd"/>
      <w:r>
        <w:rPr>
          <w:highlight w:val="white"/>
        </w:rPr>
        <w:t xml:space="preserve">, L. P. (2010). Comparative jet wake structure and swimming performance of salps. </w:t>
      </w:r>
      <w:r>
        <w:rPr>
          <w:i/>
          <w:highlight w:val="white"/>
        </w:rPr>
        <w:t>Journal of Experimental Biology</w:t>
      </w:r>
      <w:r>
        <w:rPr>
          <w:highlight w:val="white"/>
        </w:rPr>
        <w:t>, 213(17), 2967-2975.</w:t>
      </w:r>
    </w:p>
    <w:p w14:paraId="2C418B5F" w14:textId="77777777" w:rsidR="002320D6" w:rsidRDefault="0094247D" w:rsidP="008B0D0A">
      <w:pPr>
        <w:spacing w:line="360" w:lineRule="auto"/>
        <w:ind w:left="720" w:hanging="720"/>
        <w:jc w:val="both"/>
        <w:rPr>
          <w:highlight w:val="white"/>
        </w:rPr>
      </w:pPr>
      <w:r>
        <w:rPr>
          <w:highlight w:val="white"/>
        </w:rPr>
        <w:t xml:space="preserve">Trueblood, L. A. (2019). Salp metabolism: temperature and oxygen partial pressure effect on the physiology of Salpa fusiformis from the California Current. </w:t>
      </w:r>
      <w:r>
        <w:rPr>
          <w:i/>
          <w:highlight w:val="white"/>
        </w:rPr>
        <w:t>Journal of Plankton Research</w:t>
      </w:r>
      <w:r>
        <w:rPr>
          <w:highlight w:val="white"/>
        </w:rPr>
        <w:t xml:space="preserve">, </w:t>
      </w:r>
      <w:r>
        <w:rPr>
          <w:i/>
          <w:highlight w:val="white"/>
        </w:rPr>
        <w:t>41</w:t>
      </w:r>
      <w:r>
        <w:rPr>
          <w:highlight w:val="white"/>
        </w:rPr>
        <w:t>(3), 281-291.</w:t>
      </w:r>
    </w:p>
    <w:p w14:paraId="7BB75C78" w14:textId="507A01B4" w:rsidR="00203B45" w:rsidRPr="00203B45" w:rsidRDefault="0094247D">
      <w:pPr>
        <w:spacing w:line="360" w:lineRule="auto"/>
        <w:ind w:left="720" w:hanging="720"/>
        <w:jc w:val="both"/>
        <w:rPr>
          <w:ins w:id="836" w:author="Kelly Sutherland [2]" w:date="2024-11-21T11:47:00Z"/>
          <w:highlight w:val="white"/>
          <w:rPrChange w:id="837" w:author="Kelly Sutherland [2]" w:date="2024-11-21T11:47:00Z">
            <w:rPr>
              <w:ins w:id="838" w:author="Kelly Sutherland [2]" w:date="2024-11-21T11:47:00Z"/>
              <w:color w:val="4F81BD" w:themeColor="accent1"/>
            </w:rPr>
          </w:rPrChange>
        </w:rPr>
        <w:pPrChange w:id="839" w:author="Kelly Sutherland [2]" w:date="2024-11-21T11:47:00Z">
          <w:pPr/>
        </w:pPrChange>
      </w:pPr>
      <w:r>
        <w:rPr>
          <w:highlight w:val="white"/>
        </w:rPr>
        <w:t xml:space="preserve">Trueman, E. R., Bone, Q., &amp; </w:t>
      </w:r>
      <w:proofErr w:type="spellStart"/>
      <w:r>
        <w:rPr>
          <w:highlight w:val="white"/>
        </w:rPr>
        <w:t>Braconnot</w:t>
      </w:r>
      <w:proofErr w:type="spellEnd"/>
      <w:r>
        <w:rPr>
          <w:highlight w:val="white"/>
        </w:rPr>
        <w:t>, J. C. (1984). Oxygen consumption in swimming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xml:space="preserve">). </w:t>
      </w:r>
      <w:r>
        <w:rPr>
          <w:i/>
          <w:highlight w:val="white"/>
        </w:rPr>
        <w:t>Journal of Experimental Biology</w:t>
      </w:r>
      <w:r>
        <w:rPr>
          <w:highlight w:val="white"/>
        </w:rPr>
        <w:t xml:space="preserve">, </w:t>
      </w:r>
      <w:r>
        <w:rPr>
          <w:i/>
          <w:highlight w:val="white"/>
        </w:rPr>
        <w:t>110</w:t>
      </w:r>
      <w:r>
        <w:rPr>
          <w:highlight w:val="white"/>
        </w:rPr>
        <w:t>(1), 323-327.</w:t>
      </w:r>
    </w:p>
    <w:p w14:paraId="2EAF153E" w14:textId="74D0A39D" w:rsidR="00203B45" w:rsidRPr="00203B45" w:rsidRDefault="00203B45">
      <w:pPr>
        <w:ind w:left="720" w:hanging="720"/>
        <w:rPr>
          <w:color w:val="4F81BD" w:themeColor="accent1"/>
          <w:shd w:val="clear" w:color="auto" w:fill="FFFFFF"/>
          <w:rPrChange w:id="840" w:author="Kelly Sutherland [2]" w:date="2024-11-21T11:47:00Z">
            <w:rPr>
              <w:highlight w:val="white"/>
            </w:rPr>
          </w:rPrChange>
        </w:rPr>
        <w:pPrChange w:id="841" w:author="Kelly Sutherland [2]" w:date="2024-11-21T11:47:00Z">
          <w:pPr>
            <w:spacing w:line="360" w:lineRule="auto"/>
            <w:ind w:left="720" w:hanging="720"/>
            <w:jc w:val="both"/>
          </w:pPr>
        </w:pPrChange>
      </w:pPr>
      <w:ins w:id="842" w:author="Kelly Sutherland [2]" w:date="2024-11-21T11:47:00Z">
        <w:r w:rsidRPr="001E734E">
          <w:rPr>
            <w:color w:val="4F81BD" w:themeColor="accent1"/>
            <w:shd w:val="clear" w:color="auto" w:fill="FFFFFF"/>
          </w:rPr>
          <w:t xml:space="preserve">Uyeda, J. C., </w:t>
        </w:r>
        <w:proofErr w:type="spellStart"/>
        <w:r w:rsidRPr="001E734E">
          <w:rPr>
            <w:color w:val="4F81BD" w:themeColor="accent1"/>
            <w:shd w:val="clear" w:color="auto" w:fill="FFFFFF"/>
          </w:rPr>
          <w:t>Zenil</w:t>
        </w:r>
        <w:proofErr w:type="spellEnd"/>
        <w:r w:rsidRPr="001E734E">
          <w:rPr>
            <w:color w:val="4F81BD" w:themeColor="accent1"/>
            <w:shd w:val="clear" w:color="auto" w:fill="FFFFFF"/>
          </w:rPr>
          <w:t>-Ferguson, R., &amp; Pennell, M. W. (2018). Rethinking phylogenetic comparative methods. Systematic Biology, 67(6), 1091-1109.</w:t>
        </w:r>
      </w:ins>
    </w:p>
    <w:p w14:paraId="504D7ABF" w14:textId="77777777" w:rsidR="002320D6" w:rsidRDefault="0094247D" w:rsidP="008B0D0A">
      <w:pPr>
        <w:spacing w:line="360" w:lineRule="auto"/>
        <w:ind w:left="720" w:hanging="720"/>
        <w:jc w:val="both"/>
        <w:rPr>
          <w:highlight w:val="white"/>
        </w:rPr>
      </w:pPr>
      <w:r>
        <w:rPr>
          <w:highlight w:val="white"/>
        </w:rPr>
        <w:t xml:space="preserve">Vogel, S. (1981). Life in moving fluids. </w:t>
      </w:r>
      <w:r>
        <w:rPr>
          <w:i/>
          <w:highlight w:val="white"/>
        </w:rPr>
        <w:t>Princeton University Press</w:t>
      </w:r>
      <w:r>
        <w:rPr>
          <w:highlight w:val="white"/>
        </w:rPr>
        <w:t xml:space="preserve">, Princeton, NJ. </w:t>
      </w:r>
    </w:p>
    <w:p w14:paraId="476ADC29" w14:textId="77777777" w:rsidR="002320D6" w:rsidRDefault="0094247D" w:rsidP="008B0D0A">
      <w:pPr>
        <w:spacing w:line="360" w:lineRule="auto"/>
        <w:ind w:left="720" w:hanging="720"/>
        <w:jc w:val="both"/>
        <w:rPr>
          <w:highlight w:val="white"/>
        </w:rPr>
      </w:pPr>
      <w:r>
        <w:rPr>
          <w:highlight w:val="white"/>
        </w:rPr>
        <w:t xml:space="preserve">Vogel, S. (2008). Modes and scaling in aquatic locomotion. </w:t>
      </w:r>
      <w:r>
        <w:rPr>
          <w:i/>
          <w:highlight w:val="white"/>
        </w:rPr>
        <w:t>Integrative and Comparative Biology</w:t>
      </w:r>
      <w:r>
        <w:rPr>
          <w:highlight w:val="white"/>
        </w:rPr>
        <w:t xml:space="preserve">, </w:t>
      </w:r>
      <w:r>
        <w:rPr>
          <w:i/>
          <w:highlight w:val="white"/>
        </w:rPr>
        <w:t>48</w:t>
      </w:r>
      <w:r>
        <w:rPr>
          <w:highlight w:val="white"/>
        </w:rPr>
        <w:t>(6), 702-712.</w:t>
      </w:r>
    </w:p>
    <w:p w14:paraId="698CE483" w14:textId="77777777" w:rsidR="002320D6" w:rsidRDefault="0094247D" w:rsidP="008B0D0A">
      <w:pPr>
        <w:spacing w:line="360" w:lineRule="auto"/>
        <w:ind w:left="720" w:hanging="720"/>
        <w:jc w:val="both"/>
        <w:rPr>
          <w:highlight w:val="white"/>
        </w:rPr>
      </w:pPr>
      <w:r>
        <w:rPr>
          <w:highlight w:val="white"/>
        </w:rPr>
        <w:t xml:space="preserve">Wiebe, P. H., </w:t>
      </w:r>
      <w:proofErr w:type="spellStart"/>
      <w:r>
        <w:rPr>
          <w:highlight w:val="white"/>
        </w:rPr>
        <w:t>Madin</w:t>
      </w:r>
      <w:proofErr w:type="spellEnd"/>
      <w:r>
        <w:rPr>
          <w:highlight w:val="white"/>
        </w:rPr>
        <w:t xml:space="preserve">, L. P., </w:t>
      </w:r>
      <w:proofErr w:type="spellStart"/>
      <w:r>
        <w:rPr>
          <w:highlight w:val="white"/>
        </w:rPr>
        <w:t>Haury</w:t>
      </w:r>
      <w:proofErr w:type="spellEnd"/>
      <w:r>
        <w:rPr>
          <w:highlight w:val="white"/>
        </w:rPr>
        <w:t>, L. R., Harbison, G. R., &amp; Philbin, L. M. (1979). Diel vertical migration by Salpa aspera and its potential for large-scale particulate organic matter transport to the deep-sea. Marine Biology, 53, 249-255.</w:t>
      </w:r>
    </w:p>
    <w:p w14:paraId="5D276AB4" w14:textId="77777777" w:rsidR="002320D6" w:rsidRDefault="0094247D" w:rsidP="008B0D0A">
      <w:pPr>
        <w:spacing w:line="360" w:lineRule="auto"/>
        <w:ind w:left="720" w:hanging="720"/>
        <w:jc w:val="both"/>
        <w:rPr>
          <w:highlight w:val="white"/>
        </w:rPr>
      </w:pPr>
      <w:r>
        <w:rPr>
          <w:highlight w:val="white"/>
        </w:rPr>
        <w:t>World Register of Marine Species (</w:t>
      </w:r>
      <w:proofErr w:type="spellStart"/>
      <w:r>
        <w:rPr>
          <w:highlight w:val="white"/>
        </w:rPr>
        <w:t>WoRMS</w:t>
      </w:r>
      <w:proofErr w:type="spellEnd"/>
      <w:r>
        <w:rPr>
          <w:highlight w:val="white"/>
        </w:rPr>
        <w:t xml:space="preserve">). (2024). </w:t>
      </w:r>
      <w:proofErr w:type="spellStart"/>
      <w:r>
        <w:rPr>
          <w:highlight w:val="white"/>
        </w:rPr>
        <w:t>WoRMS</w:t>
      </w:r>
      <w:proofErr w:type="spellEnd"/>
      <w:r>
        <w:rPr>
          <w:highlight w:val="white"/>
        </w:rPr>
        <w:t xml:space="preserve"> Editorial Board. Accessed January 30, 2024. Available online at http://www.marinespecies.org</w:t>
      </w:r>
    </w:p>
    <w:p w14:paraId="73C09C18" w14:textId="3C680B5B" w:rsidR="002320D6" w:rsidRPr="006C4C10" w:rsidRDefault="0094247D" w:rsidP="008B0D0A">
      <w:pPr>
        <w:spacing w:line="360" w:lineRule="auto"/>
        <w:ind w:left="720" w:hanging="720"/>
        <w:jc w:val="both"/>
        <w:rPr>
          <w:highlight w:val="white"/>
        </w:rPr>
      </w:pPr>
      <w:r>
        <w:rPr>
          <w:highlight w:val="white"/>
        </w:rPr>
        <w:t xml:space="preserve">Yue, C. et al., 2015. </w:t>
      </w:r>
      <w:proofErr w:type="spellStart"/>
      <w:r>
        <w:rPr>
          <w:highlight w:val="white"/>
        </w:rPr>
        <w:t>Mechantronic</w:t>
      </w:r>
      <w:proofErr w:type="spellEnd"/>
      <w:r>
        <w:rPr>
          <w:highlight w:val="white"/>
        </w:rPr>
        <w:t xml:space="preserve"> system and experiments of a spherical underwater 510 robot: SUR-II. J. </w:t>
      </w:r>
      <w:proofErr w:type="spellStart"/>
      <w:r>
        <w:rPr>
          <w:highlight w:val="white"/>
        </w:rPr>
        <w:t>Intell</w:t>
      </w:r>
      <w:proofErr w:type="spellEnd"/>
      <w:r>
        <w:rPr>
          <w:highlight w:val="white"/>
        </w:rPr>
        <w:t xml:space="preserve">. Robot Syst. Doi:10.1007/s10846-015-0177-3. </w:t>
      </w:r>
    </w:p>
    <w:sectPr w:rsidR="002320D6" w:rsidRPr="006C4C10" w:rsidSect="00756A6B">
      <w:headerReference w:type="default" r:id="rId19"/>
      <w:footerReference w:type="default" r:id="rId20"/>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701D20" w14:textId="77777777" w:rsidR="00DB27B5" w:rsidRDefault="00DB27B5">
      <w:pPr>
        <w:spacing w:line="240" w:lineRule="auto"/>
      </w:pPr>
      <w:r>
        <w:separator/>
      </w:r>
    </w:p>
  </w:endnote>
  <w:endnote w:type="continuationSeparator" w:id="0">
    <w:p w14:paraId="4432E8DB" w14:textId="77777777" w:rsidR="00DB27B5" w:rsidRDefault="00DB27B5">
      <w:pPr>
        <w:spacing w:line="240" w:lineRule="auto"/>
      </w:pPr>
      <w:r>
        <w:continuationSeparator/>
      </w:r>
    </w:p>
  </w:endnote>
  <w:endnote w:type="continuationNotice" w:id="1">
    <w:p w14:paraId="7D498B38" w14:textId="77777777" w:rsidR="00DB27B5" w:rsidRDefault="00DB27B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28BE5" w14:textId="77777777" w:rsidR="00863D85" w:rsidRDefault="00863D85">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12C5E8" w14:textId="77777777" w:rsidR="00DB27B5" w:rsidRDefault="00DB27B5">
      <w:pPr>
        <w:spacing w:line="240" w:lineRule="auto"/>
      </w:pPr>
      <w:r>
        <w:separator/>
      </w:r>
    </w:p>
  </w:footnote>
  <w:footnote w:type="continuationSeparator" w:id="0">
    <w:p w14:paraId="0F9633C8" w14:textId="77777777" w:rsidR="00DB27B5" w:rsidRDefault="00DB27B5">
      <w:pPr>
        <w:spacing w:line="240" w:lineRule="auto"/>
      </w:pPr>
      <w:r>
        <w:continuationSeparator/>
      </w:r>
    </w:p>
  </w:footnote>
  <w:footnote w:type="continuationNotice" w:id="1">
    <w:p w14:paraId="7E8F7B6C" w14:textId="77777777" w:rsidR="00DB27B5" w:rsidRDefault="00DB27B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23FC90" w14:textId="77777777" w:rsidR="00863D85" w:rsidRDefault="00863D85">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elly Sutherland">
    <w15:presenceInfo w15:providerId="AD" w15:userId="S::ksuth@uoregon.edu::fc528f21-b723-43f2-b330-1e89f1dd1b2b"/>
  </w15:person>
  <w15:person w15:author="Kelly Sutherland [2]">
    <w15:presenceInfo w15:providerId="AD" w15:userId="S-1-5-21-2613503727-1553357937-2150718590-87148"/>
  </w15:person>
  <w15:person w15:author="Alex Damian Serrano">
    <w15:presenceInfo w15:providerId="Windows Live" w15:userId="a365f940c55ed5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D6"/>
    <w:rsid w:val="0000487F"/>
    <w:rsid w:val="00015CE8"/>
    <w:rsid w:val="00017141"/>
    <w:rsid w:val="00044EB4"/>
    <w:rsid w:val="00052C93"/>
    <w:rsid w:val="0005400A"/>
    <w:rsid w:val="00071FAA"/>
    <w:rsid w:val="00080386"/>
    <w:rsid w:val="00091C00"/>
    <w:rsid w:val="000930CA"/>
    <w:rsid w:val="000A2B6D"/>
    <w:rsid w:val="000A7479"/>
    <w:rsid w:val="000D2429"/>
    <w:rsid w:val="000E2BD0"/>
    <w:rsid w:val="000E3D7F"/>
    <w:rsid w:val="000E7167"/>
    <w:rsid w:val="00114755"/>
    <w:rsid w:val="001155E1"/>
    <w:rsid w:val="001344A7"/>
    <w:rsid w:val="00134916"/>
    <w:rsid w:val="00161190"/>
    <w:rsid w:val="001625B5"/>
    <w:rsid w:val="00176931"/>
    <w:rsid w:val="00181DE9"/>
    <w:rsid w:val="00183B03"/>
    <w:rsid w:val="00191234"/>
    <w:rsid w:val="001913C4"/>
    <w:rsid w:val="00193204"/>
    <w:rsid w:val="001933D7"/>
    <w:rsid w:val="0019387A"/>
    <w:rsid w:val="001A3958"/>
    <w:rsid w:val="001A7199"/>
    <w:rsid w:val="001A7F8C"/>
    <w:rsid w:val="001B4D20"/>
    <w:rsid w:val="001C168E"/>
    <w:rsid w:val="001C2717"/>
    <w:rsid w:val="001C3899"/>
    <w:rsid w:val="001C5843"/>
    <w:rsid w:val="001D364D"/>
    <w:rsid w:val="001D6104"/>
    <w:rsid w:val="001E5091"/>
    <w:rsid w:val="001E5933"/>
    <w:rsid w:val="001E746C"/>
    <w:rsid w:val="001F0784"/>
    <w:rsid w:val="001F3A05"/>
    <w:rsid w:val="001F555D"/>
    <w:rsid w:val="00203B45"/>
    <w:rsid w:val="002046A0"/>
    <w:rsid w:val="002100CC"/>
    <w:rsid w:val="00210934"/>
    <w:rsid w:val="00227A1A"/>
    <w:rsid w:val="00231B0C"/>
    <w:rsid w:val="00231FEB"/>
    <w:rsid w:val="002320D6"/>
    <w:rsid w:val="002441A3"/>
    <w:rsid w:val="00253173"/>
    <w:rsid w:val="002579F7"/>
    <w:rsid w:val="00260C1F"/>
    <w:rsid w:val="00261A28"/>
    <w:rsid w:val="00271F29"/>
    <w:rsid w:val="0027628B"/>
    <w:rsid w:val="002771DB"/>
    <w:rsid w:val="002B19E4"/>
    <w:rsid w:val="002B6A14"/>
    <w:rsid w:val="002C4B5E"/>
    <w:rsid w:val="002D0C1B"/>
    <w:rsid w:val="002F4AEB"/>
    <w:rsid w:val="00300977"/>
    <w:rsid w:val="003361EA"/>
    <w:rsid w:val="0035573A"/>
    <w:rsid w:val="0036259A"/>
    <w:rsid w:val="003655AA"/>
    <w:rsid w:val="003658FC"/>
    <w:rsid w:val="00375DF3"/>
    <w:rsid w:val="00396B17"/>
    <w:rsid w:val="0039741D"/>
    <w:rsid w:val="003B0470"/>
    <w:rsid w:val="003B0BA1"/>
    <w:rsid w:val="003C3EF7"/>
    <w:rsid w:val="003C7514"/>
    <w:rsid w:val="003E4A48"/>
    <w:rsid w:val="003F3F2D"/>
    <w:rsid w:val="00444C37"/>
    <w:rsid w:val="004556F6"/>
    <w:rsid w:val="00457F92"/>
    <w:rsid w:val="00460633"/>
    <w:rsid w:val="00460C38"/>
    <w:rsid w:val="00464402"/>
    <w:rsid w:val="00483B9A"/>
    <w:rsid w:val="00492A72"/>
    <w:rsid w:val="004957EE"/>
    <w:rsid w:val="004A442F"/>
    <w:rsid w:val="004D114F"/>
    <w:rsid w:val="004E47E1"/>
    <w:rsid w:val="004E5D53"/>
    <w:rsid w:val="004E7459"/>
    <w:rsid w:val="004F1118"/>
    <w:rsid w:val="004F528E"/>
    <w:rsid w:val="00506A9B"/>
    <w:rsid w:val="00521531"/>
    <w:rsid w:val="005240A0"/>
    <w:rsid w:val="00530211"/>
    <w:rsid w:val="005354DA"/>
    <w:rsid w:val="00535972"/>
    <w:rsid w:val="00547187"/>
    <w:rsid w:val="00556918"/>
    <w:rsid w:val="005600C0"/>
    <w:rsid w:val="00564161"/>
    <w:rsid w:val="00594211"/>
    <w:rsid w:val="005A7D5B"/>
    <w:rsid w:val="005D2478"/>
    <w:rsid w:val="005E42F4"/>
    <w:rsid w:val="005E5603"/>
    <w:rsid w:val="005F5F53"/>
    <w:rsid w:val="00612A5F"/>
    <w:rsid w:val="00620AEF"/>
    <w:rsid w:val="00623B1B"/>
    <w:rsid w:val="00623FD7"/>
    <w:rsid w:val="00624D9B"/>
    <w:rsid w:val="006304AA"/>
    <w:rsid w:val="006378CA"/>
    <w:rsid w:val="00637BF6"/>
    <w:rsid w:val="006425F5"/>
    <w:rsid w:val="006678A1"/>
    <w:rsid w:val="00684129"/>
    <w:rsid w:val="006A274F"/>
    <w:rsid w:val="006A62E5"/>
    <w:rsid w:val="006C4C10"/>
    <w:rsid w:val="006D0F3D"/>
    <w:rsid w:val="006D1EE7"/>
    <w:rsid w:val="006E0B0C"/>
    <w:rsid w:val="00724628"/>
    <w:rsid w:val="00735CCC"/>
    <w:rsid w:val="00746BE9"/>
    <w:rsid w:val="0075183F"/>
    <w:rsid w:val="00756A6B"/>
    <w:rsid w:val="00771119"/>
    <w:rsid w:val="007754E1"/>
    <w:rsid w:val="007C421B"/>
    <w:rsid w:val="007C4C05"/>
    <w:rsid w:val="007D3A4F"/>
    <w:rsid w:val="007D791D"/>
    <w:rsid w:val="007F2797"/>
    <w:rsid w:val="00812E77"/>
    <w:rsid w:val="00814A42"/>
    <w:rsid w:val="00814EBB"/>
    <w:rsid w:val="008161A4"/>
    <w:rsid w:val="00827416"/>
    <w:rsid w:val="00830B6B"/>
    <w:rsid w:val="00832D4E"/>
    <w:rsid w:val="00853CEB"/>
    <w:rsid w:val="00863D85"/>
    <w:rsid w:val="00865248"/>
    <w:rsid w:val="00866993"/>
    <w:rsid w:val="008715AE"/>
    <w:rsid w:val="00873E8A"/>
    <w:rsid w:val="00876E16"/>
    <w:rsid w:val="0089595E"/>
    <w:rsid w:val="008A1BF8"/>
    <w:rsid w:val="008A76BC"/>
    <w:rsid w:val="008B0D0A"/>
    <w:rsid w:val="008B2446"/>
    <w:rsid w:val="008B539B"/>
    <w:rsid w:val="008B6B45"/>
    <w:rsid w:val="008C3EC5"/>
    <w:rsid w:val="008C57D2"/>
    <w:rsid w:val="008D4EAE"/>
    <w:rsid w:val="0092441F"/>
    <w:rsid w:val="00931799"/>
    <w:rsid w:val="0094247D"/>
    <w:rsid w:val="009478FE"/>
    <w:rsid w:val="00952197"/>
    <w:rsid w:val="00962C9A"/>
    <w:rsid w:val="009A348A"/>
    <w:rsid w:val="009D43B6"/>
    <w:rsid w:val="009D5576"/>
    <w:rsid w:val="009F192F"/>
    <w:rsid w:val="009F1FB5"/>
    <w:rsid w:val="009F262A"/>
    <w:rsid w:val="00A04DD8"/>
    <w:rsid w:val="00A105AE"/>
    <w:rsid w:val="00A12162"/>
    <w:rsid w:val="00A131F8"/>
    <w:rsid w:val="00A162D2"/>
    <w:rsid w:val="00A31EE3"/>
    <w:rsid w:val="00A42F2B"/>
    <w:rsid w:val="00A47EE0"/>
    <w:rsid w:val="00A60B58"/>
    <w:rsid w:val="00A65918"/>
    <w:rsid w:val="00A8099B"/>
    <w:rsid w:val="00A86EDF"/>
    <w:rsid w:val="00AB6BCF"/>
    <w:rsid w:val="00AC17E8"/>
    <w:rsid w:val="00AD442A"/>
    <w:rsid w:val="00AE7A50"/>
    <w:rsid w:val="00B00D4E"/>
    <w:rsid w:val="00B03F08"/>
    <w:rsid w:val="00B0411D"/>
    <w:rsid w:val="00B06D59"/>
    <w:rsid w:val="00B07C1F"/>
    <w:rsid w:val="00B1035B"/>
    <w:rsid w:val="00B10C6E"/>
    <w:rsid w:val="00B126EF"/>
    <w:rsid w:val="00B12978"/>
    <w:rsid w:val="00B23460"/>
    <w:rsid w:val="00B251E8"/>
    <w:rsid w:val="00B42FFE"/>
    <w:rsid w:val="00B45D59"/>
    <w:rsid w:val="00B47FED"/>
    <w:rsid w:val="00B52BE4"/>
    <w:rsid w:val="00B52E81"/>
    <w:rsid w:val="00B56E18"/>
    <w:rsid w:val="00B72B25"/>
    <w:rsid w:val="00BA0032"/>
    <w:rsid w:val="00BA6158"/>
    <w:rsid w:val="00BA6DA0"/>
    <w:rsid w:val="00BC0B35"/>
    <w:rsid w:val="00BD519F"/>
    <w:rsid w:val="00BF2B85"/>
    <w:rsid w:val="00C11132"/>
    <w:rsid w:val="00C13CEB"/>
    <w:rsid w:val="00C364A6"/>
    <w:rsid w:val="00C432EF"/>
    <w:rsid w:val="00C47216"/>
    <w:rsid w:val="00C47CA4"/>
    <w:rsid w:val="00C507E3"/>
    <w:rsid w:val="00C62A02"/>
    <w:rsid w:val="00C70B40"/>
    <w:rsid w:val="00C713CF"/>
    <w:rsid w:val="00C723A9"/>
    <w:rsid w:val="00C76B15"/>
    <w:rsid w:val="00C9433D"/>
    <w:rsid w:val="00CA17B1"/>
    <w:rsid w:val="00CA74D9"/>
    <w:rsid w:val="00CB7B65"/>
    <w:rsid w:val="00CC0B78"/>
    <w:rsid w:val="00CC559E"/>
    <w:rsid w:val="00CC6134"/>
    <w:rsid w:val="00CC7522"/>
    <w:rsid w:val="00CD43FD"/>
    <w:rsid w:val="00CD4E72"/>
    <w:rsid w:val="00CF2B99"/>
    <w:rsid w:val="00CF5FA0"/>
    <w:rsid w:val="00D0386E"/>
    <w:rsid w:val="00D078FE"/>
    <w:rsid w:val="00D22597"/>
    <w:rsid w:val="00D24001"/>
    <w:rsid w:val="00D24F5B"/>
    <w:rsid w:val="00D3268C"/>
    <w:rsid w:val="00D8309F"/>
    <w:rsid w:val="00D907F5"/>
    <w:rsid w:val="00D93056"/>
    <w:rsid w:val="00D9518D"/>
    <w:rsid w:val="00DB1A81"/>
    <w:rsid w:val="00DB27B5"/>
    <w:rsid w:val="00DB73FE"/>
    <w:rsid w:val="00DD073F"/>
    <w:rsid w:val="00DD1FD2"/>
    <w:rsid w:val="00DD4274"/>
    <w:rsid w:val="00DF0306"/>
    <w:rsid w:val="00DF70DB"/>
    <w:rsid w:val="00E03FD8"/>
    <w:rsid w:val="00E372BF"/>
    <w:rsid w:val="00E37390"/>
    <w:rsid w:val="00E41F14"/>
    <w:rsid w:val="00E4757B"/>
    <w:rsid w:val="00E63220"/>
    <w:rsid w:val="00E80851"/>
    <w:rsid w:val="00EA75FD"/>
    <w:rsid w:val="00EC1E6B"/>
    <w:rsid w:val="00ED1A18"/>
    <w:rsid w:val="00ED6BB1"/>
    <w:rsid w:val="00EE6BC7"/>
    <w:rsid w:val="00EF578B"/>
    <w:rsid w:val="00EF627E"/>
    <w:rsid w:val="00EF7820"/>
    <w:rsid w:val="00F12580"/>
    <w:rsid w:val="00F15B59"/>
    <w:rsid w:val="00F25A79"/>
    <w:rsid w:val="00F4615B"/>
    <w:rsid w:val="00F5094D"/>
    <w:rsid w:val="00F561F6"/>
    <w:rsid w:val="00F76D11"/>
    <w:rsid w:val="00F82832"/>
    <w:rsid w:val="00F87165"/>
    <w:rsid w:val="00F93B48"/>
    <w:rsid w:val="00F97781"/>
    <w:rsid w:val="00FD40E8"/>
    <w:rsid w:val="00FE751C"/>
    <w:rsid w:val="00FF1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1C8ED"/>
  <w15:docId w15:val="{5BB457CB-7C50-0545-A2D7-3027186C3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9478FE"/>
  </w:style>
  <w:style w:type="paragraph" w:styleId="Header">
    <w:name w:val="header"/>
    <w:basedOn w:val="Normal"/>
    <w:link w:val="HeaderChar"/>
    <w:uiPriority w:val="99"/>
    <w:unhideWhenUsed/>
    <w:rsid w:val="0035573A"/>
    <w:pPr>
      <w:tabs>
        <w:tab w:val="center" w:pos="4680"/>
        <w:tab w:val="right" w:pos="9360"/>
      </w:tabs>
      <w:spacing w:line="240" w:lineRule="auto"/>
    </w:pPr>
  </w:style>
  <w:style w:type="character" w:customStyle="1" w:styleId="HeaderChar">
    <w:name w:val="Header Char"/>
    <w:basedOn w:val="DefaultParagraphFont"/>
    <w:link w:val="Header"/>
    <w:uiPriority w:val="99"/>
    <w:rsid w:val="0035573A"/>
  </w:style>
  <w:style w:type="paragraph" w:styleId="Footer">
    <w:name w:val="footer"/>
    <w:basedOn w:val="Normal"/>
    <w:link w:val="FooterChar"/>
    <w:uiPriority w:val="99"/>
    <w:unhideWhenUsed/>
    <w:rsid w:val="0035573A"/>
    <w:pPr>
      <w:tabs>
        <w:tab w:val="center" w:pos="4680"/>
        <w:tab w:val="right" w:pos="9360"/>
      </w:tabs>
      <w:spacing w:line="240" w:lineRule="auto"/>
    </w:pPr>
  </w:style>
  <w:style w:type="character" w:customStyle="1" w:styleId="FooterChar">
    <w:name w:val="Footer Char"/>
    <w:basedOn w:val="DefaultParagraphFont"/>
    <w:link w:val="Footer"/>
    <w:uiPriority w:val="99"/>
    <w:rsid w:val="0035573A"/>
  </w:style>
  <w:style w:type="paragraph" w:styleId="Revision">
    <w:name w:val="Revision"/>
    <w:hidden/>
    <w:uiPriority w:val="99"/>
    <w:semiHidden/>
    <w:rsid w:val="00B00D4E"/>
    <w:pPr>
      <w:spacing w:line="240" w:lineRule="auto"/>
    </w:pPr>
  </w:style>
  <w:style w:type="character" w:styleId="CommentReference">
    <w:name w:val="annotation reference"/>
    <w:basedOn w:val="DefaultParagraphFont"/>
    <w:uiPriority w:val="99"/>
    <w:semiHidden/>
    <w:unhideWhenUsed/>
    <w:rsid w:val="00191234"/>
    <w:rPr>
      <w:sz w:val="16"/>
      <w:szCs w:val="16"/>
    </w:rPr>
  </w:style>
  <w:style w:type="paragraph" w:styleId="CommentText">
    <w:name w:val="annotation text"/>
    <w:basedOn w:val="Normal"/>
    <w:link w:val="CommentTextChar"/>
    <w:uiPriority w:val="99"/>
    <w:semiHidden/>
    <w:unhideWhenUsed/>
    <w:rsid w:val="00191234"/>
    <w:pPr>
      <w:spacing w:line="240" w:lineRule="auto"/>
    </w:pPr>
    <w:rPr>
      <w:sz w:val="20"/>
      <w:szCs w:val="20"/>
    </w:rPr>
  </w:style>
  <w:style w:type="character" w:customStyle="1" w:styleId="CommentTextChar">
    <w:name w:val="Comment Text Char"/>
    <w:basedOn w:val="DefaultParagraphFont"/>
    <w:link w:val="CommentText"/>
    <w:uiPriority w:val="99"/>
    <w:semiHidden/>
    <w:rsid w:val="00191234"/>
    <w:rPr>
      <w:sz w:val="20"/>
      <w:szCs w:val="20"/>
    </w:rPr>
  </w:style>
  <w:style w:type="paragraph" w:styleId="CommentSubject">
    <w:name w:val="annotation subject"/>
    <w:basedOn w:val="CommentText"/>
    <w:next w:val="CommentText"/>
    <w:link w:val="CommentSubjectChar"/>
    <w:uiPriority w:val="99"/>
    <w:semiHidden/>
    <w:unhideWhenUsed/>
    <w:rsid w:val="00191234"/>
    <w:rPr>
      <w:b/>
      <w:bCs/>
    </w:rPr>
  </w:style>
  <w:style w:type="character" w:customStyle="1" w:styleId="CommentSubjectChar">
    <w:name w:val="Comment Subject Char"/>
    <w:basedOn w:val="CommentTextChar"/>
    <w:link w:val="CommentSubject"/>
    <w:uiPriority w:val="99"/>
    <w:semiHidden/>
    <w:rsid w:val="00191234"/>
    <w:rPr>
      <w:b/>
      <w:bCs/>
      <w:sz w:val="20"/>
      <w:szCs w:val="20"/>
    </w:rPr>
  </w:style>
  <w:style w:type="paragraph" w:styleId="BalloonText">
    <w:name w:val="Balloon Text"/>
    <w:basedOn w:val="Normal"/>
    <w:link w:val="BalloonTextChar"/>
    <w:uiPriority w:val="99"/>
    <w:semiHidden/>
    <w:unhideWhenUsed/>
    <w:rsid w:val="001E59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9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242680">
      <w:bodyDiv w:val="1"/>
      <w:marLeft w:val="0"/>
      <w:marRight w:val="0"/>
      <w:marTop w:val="0"/>
      <w:marBottom w:val="0"/>
      <w:divBdr>
        <w:top w:val="none" w:sz="0" w:space="0" w:color="auto"/>
        <w:left w:val="none" w:sz="0" w:space="0" w:color="auto"/>
        <w:bottom w:val="none" w:sz="0" w:space="0" w:color="auto"/>
        <w:right w:val="none" w:sz="0" w:space="0" w:color="auto"/>
      </w:divBdr>
      <w:divsChild>
        <w:div w:id="1335495551">
          <w:marLeft w:val="0"/>
          <w:marRight w:val="0"/>
          <w:marTop w:val="0"/>
          <w:marBottom w:val="0"/>
          <w:divBdr>
            <w:top w:val="none" w:sz="0" w:space="0" w:color="auto"/>
            <w:left w:val="none" w:sz="0" w:space="0" w:color="auto"/>
            <w:bottom w:val="none" w:sz="0" w:space="0" w:color="auto"/>
            <w:right w:val="none" w:sz="0" w:space="0" w:color="auto"/>
          </w:divBdr>
        </w:div>
      </w:divsChild>
    </w:div>
    <w:div w:id="1178543582">
      <w:bodyDiv w:val="1"/>
      <w:marLeft w:val="0"/>
      <w:marRight w:val="0"/>
      <w:marTop w:val="0"/>
      <w:marBottom w:val="0"/>
      <w:divBdr>
        <w:top w:val="none" w:sz="0" w:space="0" w:color="auto"/>
        <w:left w:val="none" w:sz="0" w:space="0" w:color="auto"/>
        <w:bottom w:val="none" w:sz="0" w:space="0" w:color="auto"/>
        <w:right w:val="none" w:sz="0" w:space="0" w:color="auto"/>
      </w:divBdr>
    </w:div>
    <w:div w:id="1672879004">
      <w:bodyDiv w:val="1"/>
      <w:marLeft w:val="0"/>
      <w:marRight w:val="0"/>
      <w:marTop w:val="0"/>
      <w:marBottom w:val="0"/>
      <w:divBdr>
        <w:top w:val="none" w:sz="0" w:space="0" w:color="auto"/>
        <w:left w:val="none" w:sz="0" w:space="0" w:color="auto"/>
        <w:bottom w:val="none" w:sz="0" w:space="0" w:color="auto"/>
        <w:right w:val="none" w:sz="0" w:space="0" w:color="auto"/>
      </w:divBdr>
      <w:divsChild>
        <w:div w:id="1885704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2523A-A832-40B7-A597-B5DA6E14D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26</Pages>
  <Words>10623</Words>
  <Characters>60552</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 Sutherland</dc:creator>
  <cp:lastModifiedBy>Alex Damian Serrano</cp:lastModifiedBy>
  <cp:revision>8</cp:revision>
  <cp:lastPrinted>2024-09-04T22:04:00Z</cp:lastPrinted>
  <dcterms:created xsi:type="dcterms:W3CDTF">2024-12-03T18:16:00Z</dcterms:created>
  <dcterms:modified xsi:type="dcterms:W3CDTF">2024-12-04T12:19:00Z</dcterms:modified>
</cp:coreProperties>
</file>